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C95" w:rsidRDefault="009E0F84">
      <w:pPr>
        <w:rPr>
          <w:sz w:val="28"/>
          <w:szCs w:val="28"/>
        </w:rPr>
      </w:pPr>
      <w:r>
        <w:rPr>
          <w:sz w:val="28"/>
          <w:szCs w:val="28"/>
        </w:rPr>
        <w:t>MỤC LỤC</w:t>
      </w:r>
    </w:p>
    <w:p w:rsidR="009E0F84" w:rsidRDefault="009E0F84" w:rsidP="009E0F84">
      <w:pPr>
        <w:pStyle w:val="ListParagraph"/>
        <w:numPr>
          <w:ilvl w:val="0"/>
          <w:numId w:val="1"/>
        </w:numPr>
        <w:rPr>
          <w:sz w:val="28"/>
          <w:szCs w:val="28"/>
        </w:rPr>
      </w:pPr>
      <w:r>
        <w:rPr>
          <w:sz w:val="28"/>
          <w:szCs w:val="28"/>
        </w:rPr>
        <w:t>PHẦN MỞ ĐẦU</w:t>
      </w:r>
    </w:p>
    <w:p w:rsidR="009E0F84" w:rsidRDefault="009E0F84" w:rsidP="009E0F84">
      <w:pPr>
        <w:pStyle w:val="ListParagraph"/>
        <w:numPr>
          <w:ilvl w:val="0"/>
          <w:numId w:val="4"/>
        </w:numPr>
        <w:rPr>
          <w:sz w:val="28"/>
          <w:szCs w:val="28"/>
        </w:rPr>
      </w:pPr>
      <w:r>
        <w:rPr>
          <w:sz w:val="28"/>
          <w:szCs w:val="28"/>
        </w:rPr>
        <w:t>LÍ DO CHỌN ĐỀ TÀI</w:t>
      </w:r>
    </w:p>
    <w:p w:rsidR="009E0F84" w:rsidRDefault="009E0F84" w:rsidP="009E0F84">
      <w:pPr>
        <w:pStyle w:val="ListParagraph"/>
        <w:numPr>
          <w:ilvl w:val="0"/>
          <w:numId w:val="5"/>
        </w:numPr>
        <w:rPr>
          <w:sz w:val="28"/>
          <w:szCs w:val="28"/>
        </w:rPr>
      </w:pPr>
      <w:r>
        <w:rPr>
          <w:sz w:val="28"/>
          <w:szCs w:val="28"/>
        </w:rPr>
        <w:t>CƠ SỞ L</w:t>
      </w:r>
      <w:r w:rsidR="00644363">
        <w:rPr>
          <w:sz w:val="28"/>
          <w:szCs w:val="28"/>
        </w:rPr>
        <w:t>Ý</w:t>
      </w:r>
      <w:r>
        <w:rPr>
          <w:sz w:val="28"/>
          <w:szCs w:val="28"/>
        </w:rPr>
        <w:t xml:space="preserve"> LUẬN</w:t>
      </w:r>
    </w:p>
    <w:p w:rsidR="009E0F84" w:rsidRPr="008103DC" w:rsidRDefault="009E0F84" w:rsidP="004A28EE">
      <w:pPr>
        <w:pStyle w:val="ListParagraph"/>
        <w:numPr>
          <w:ilvl w:val="0"/>
          <w:numId w:val="5"/>
        </w:numPr>
        <w:rPr>
          <w:rFonts w:ascii="Helvetica" w:hAnsi="Helvetica" w:cs="Helvetica"/>
          <w:color w:val="1D2129"/>
          <w:sz w:val="28"/>
          <w:szCs w:val="28"/>
          <w:shd w:val="clear" w:color="auto" w:fill="FFFFFF"/>
        </w:rPr>
      </w:pPr>
      <w:r w:rsidRPr="004A28EE">
        <w:rPr>
          <w:sz w:val="28"/>
          <w:szCs w:val="28"/>
        </w:rPr>
        <w:t>CƠ SỞ THỰC TIỄN</w:t>
      </w:r>
    </w:p>
    <w:p w:rsidR="008103DC" w:rsidRPr="004A28EE" w:rsidRDefault="008103DC" w:rsidP="008103DC">
      <w:pPr>
        <w:pStyle w:val="ListParagraph"/>
        <w:ind w:left="1800"/>
        <w:rPr>
          <w:rFonts w:ascii="Helvetica" w:hAnsi="Helvetica" w:cs="Helvetica"/>
          <w:color w:val="1D2129"/>
          <w:sz w:val="28"/>
          <w:szCs w:val="28"/>
          <w:shd w:val="clear" w:color="auto" w:fill="FFFFFF"/>
        </w:rPr>
      </w:pPr>
    </w:p>
    <w:p w:rsidR="009E0F84" w:rsidRDefault="009E0F84" w:rsidP="009E0F84">
      <w:pPr>
        <w:pStyle w:val="ListParagraph"/>
        <w:numPr>
          <w:ilvl w:val="0"/>
          <w:numId w:val="4"/>
        </w:numPr>
        <w:rPr>
          <w:sz w:val="28"/>
          <w:szCs w:val="28"/>
        </w:rPr>
      </w:pPr>
      <w:r>
        <w:rPr>
          <w:sz w:val="28"/>
          <w:szCs w:val="28"/>
        </w:rPr>
        <w:t>MỤC ĐÍCH VÀ PHƯƠNG PHÁP NGHIÊN CỨU</w:t>
      </w:r>
    </w:p>
    <w:p w:rsidR="009E0F84" w:rsidRDefault="009E0F84" w:rsidP="009E0F84">
      <w:pPr>
        <w:pStyle w:val="ListParagraph"/>
        <w:numPr>
          <w:ilvl w:val="0"/>
          <w:numId w:val="6"/>
        </w:numPr>
        <w:rPr>
          <w:sz w:val="28"/>
          <w:szCs w:val="28"/>
        </w:rPr>
      </w:pPr>
      <w:r>
        <w:rPr>
          <w:sz w:val="28"/>
          <w:szCs w:val="28"/>
        </w:rPr>
        <w:t>MỤC ĐÍCH</w:t>
      </w:r>
    </w:p>
    <w:p w:rsidR="009E0F84" w:rsidRDefault="009E0F84" w:rsidP="009E0F84">
      <w:pPr>
        <w:pStyle w:val="ListParagraph"/>
        <w:numPr>
          <w:ilvl w:val="0"/>
          <w:numId w:val="6"/>
        </w:numPr>
        <w:rPr>
          <w:sz w:val="28"/>
          <w:szCs w:val="28"/>
        </w:rPr>
      </w:pPr>
      <w:r>
        <w:rPr>
          <w:sz w:val="28"/>
          <w:szCs w:val="28"/>
        </w:rPr>
        <w:t>PHƯƠNG PHÁP NGHIÊN CỨU</w:t>
      </w:r>
    </w:p>
    <w:p w:rsidR="000770F0" w:rsidRPr="008B7FEA" w:rsidRDefault="009E0F84" w:rsidP="008B7FEA">
      <w:pPr>
        <w:pStyle w:val="ListParagraph"/>
        <w:numPr>
          <w:ilvl w:val="0"/>
          <w:numId w:val="4"/>
        </w:numPr>
        <w:rPr>
          <w:sz w:val="28"/>
          <w:szCs w:val="28"/>
        </w:rPr>
      </w:pPr>
      <w:r>
        <w:rPr>
          <w:sz w:val="28"/>
          <w:szCs w:val="28"/>
        </w:rPr>
        <w:t>GIỚI HẠN CỦA CHUYÊN ĐỀ</w:t>
      </w:r>
      <w:bookmarkStart w:id="0" w:name="_GoBack"/>
      <w:bookmarkEnd w:id="0"/>
    </w:p>
    <w:p w:rsidR="009E0F84" w:rsidRDefault="00644363" w:rsidP="00644363">
      <w:pPr>
        <w:pStyle w:val="ListParagraph"/>
        <w:numPr>
          <w:ilvl w:val="0"/>
          <w:numId w:val="1"/>
        </w:numPr>
        <w:rPr>
          <w:sz w:val="28"/>
          <w:szCs w:val="28"/>
        </w:rPr>
      </w:pPr>
      <w:r>
        <w:rPr>
          <w:sz w:val="28"/>
          <w:szCs w:val="28"/>
        </w:rPr>
        <w:t>NỘI DUNG</w:t>
      </w:r>
    </w:p>
    <w:p w:rsidR="00644363" w:rsidRDefault="00644363" w:rsidP="00644363">
      <w:pPr>
        <w:pStyle w:val="ListParagraph"/>
        <w:numPr>
          <w:ilvl w:val="0"/>
          <w:numId w:val="7"/>
        </w:numPr>
        <w:rPr>
          <w:sz w:val="28"/>
          <w:szCs w:val="28"/>
        </w:rPr>
      </w:pPr>
      <w:r>
        <w:rPr>
          <w:sz w:val="28"/>
          <w:szCs w:val="28"/>
        </w:rPr>
        <w:t>CƠ SỞ LÝ LUẬN CỦA VẤN ĐỀ</w:t>
      </w:r>
    </w:p>
    <w:p w:rsidR="00644363" w:rsidRDefault="00644363" w:rsidP="00644363">
      <w:pPr>
        <w:pStyle w:val="ListParagraph"/>
        <w:numPr>
          <w:ilvl w:val="0"/>
          <w:numId w:val="7"/>
        </w:numPr>
        <w:rPr>
          <w:sz w:val="28"/>
          <w:szCs w:val="28"/>
        </w:rPr>
      </w:pPr>
      <w:r>
        <w:rPr>
          <w:sz w:val="28"/>
          <w:szCs w:val="28"/>
        </w:rPr>
        <w:t>THỰC TRẠNG VÀ PHÂN TÍCH THỰC TRẠNG</w:t>
      </w:r>
    </w:p>
    <w:p w:rsidR="00644363" w:rsidRPr="00644363" w:rsidRDefault="00644363" w:rsidP="00644363">
      <w:pPr>
        <w:pStyle w:val="ListParagraph"/>
        <w:numPr>
          <w:ilvl w:val="0"/>
          <w:numId w:val="7"/>
        </w:numPr>
        <w:rPr>
          <w:sz w:val="28"/>
          <w:szCs w:val="28"/>
        </w:rPr>
      </w:pPr>
      <w:r>
        <w:rPr>
          <w:sz w:val="28"/>
          <w:szCs w:val="28"/>
        </w:rPr>
        <w:t>NHỮNG BIỆN PHÁP GIẢI QUYẾT VẤN ĐỀ</w:t>
      </w:r>
    </w:p>
    <w:p w:rsidR="009E0F84" w:rsidRDefault="00644363" w:rsidP="00644363">
      <w:pPr>
        <w:pStyle w:val="ListParagraph"/>
        <w:numPr>
          <w:ilvl w:val="0"/>
          <w:numId w:val="8"/>
        </w:numPr>
        <w:rPr>
          <w:sz w:val="28"/>
          <w:szCs w:val="28"/>
        </w:rPr>
      </w:pPr>
      <w:r>
        <w:rPr>
          <w:sz w:val="28"/>
          <w:szCs w:val="28"/>
        </w:rPr>
        <w:t>KHẢO SÁT CHẤT LƯỢNG ĐẦU NĂM HỌC</w:t>
      </w:r>
    </w:p>
    <w:p w:rsidR="00644363" w:rsidRDefault="00644363" w:rsidP="00644363">
      <w:pPr>
        <w:pStyle w:val="ListParagraph"/>
        <w:numPr>
          <w:ilvl w:val="0"/>
          <w:numId w:val="8"/>
        </w:numPr>
        <w:rPr>
          <w:sz w:val="28"/>
          <w:szCs w:val="28"/>
        </w:rPr>
      </w:pPr>
      <w:r>
        <w:rPr>
          <w:sz w:val="28"/>
          <w:szCs w:val="28"/>
        </w:rPr>
        <w:t>SỬ DỤNG CÁC PHẦN MỀM VÀO VIỆC XÂY DỰNG NỘI DUNG BÀI HỌC</w:t>
      </w:r>
    </w:p>
    <w:p w:rsidR="00644363" w:rsidRDefault="00644363" w:rsidP="00644363">
      <w:pPr>
        <w:pStyle w:val="ListParagraph"/>
        <w:numPr>
          <w:ilvl w:val="0"/>
          <w:numId w:val="8"/>
        </w:numPr>
        <w:rPr>
          <w:sz w:val="28"/>
          <w:szCs w:val="28"/>
        </w:rPr>
      </w:pPr>
      <w:r>
        <w:rPr>
          <w:sz w:val="28"/>
          <w:szCs w:val="28"/>
        </w:rPr>
        <w:t>CÁC BƯỚC XÂY DỰNG MỘT BÀI GIẢNG ĐIỆN TỬ</w:t>
      </w:r>
    </w:p>
    <w:p w:rsidR="00644363" w:rsidRDefault="00644363" w:rsidP="00644363">
      <w:pPr>
        <w:pStyle w:val="ListParagraph"/>
        <w:numPr>
          <w:ilvl w:val="0"/>
          <w:numId w:val="8"/>
        </w:numPr>
        <w:rPr>
          <w:sz w:val="28"/>
          <w:szCs w:val="28"/>
        </w:rPr>
      </w:pPr>
      <w:r>
        <w:rPr>
          <w:sz w:val="28"/>
          <w:szCs w:val="28"/>
        </w:rPr>
        <w:t xml:space="preserve">CÁC NGUỒN KHAI THÁC TƯ LIỆU </w:t>
      </w:r>
    </w:p>
    <w:p w:rsidR="00A70881" w:rsidRDefault="00A70881" w:rsidP="00A70881">
      <w:pPr>
        <w:pStyle w:val="ListParagraph"/>
        <w:numPr>
          <w:ilvl w:val="0"/>
          <w:numId w:val="7"/>
        </w:numPr>
        <w:rPr>
          <w:sz w:val="28"/>
          <w:szCs w:val="28"/>
        </w:rPr>
      </w:pPr>
      <w:r>
        <w:rPr>
          <w:sz w:val="28"/>
          <w:szCs w:val="28"/>
        </w:rPr>
        <w:t>HIỆU QUẢ ÁP DỤNG</w:t>
      </w:r>
    </w:p>
    <w:p w:rsidR="00A70881" w:rsidRDefault="00A70881" w:rsidP="00A70881">
      <w:pPr>
        <w:pStyle w:val="ListParagraph"/>
        <w:numPr>
          <w:ilvl w:val="0"/>
          <w:numId w:val="1"/>
        </w:numPr>
        <w:rPr>
          <w:sz w:val="28"/>
          <w:szCs w:val="28"/>
        </w:rPr>
      </w:pPr>
      <w:r>
        <w:rPr>
          <w:sz w:val="28"/>
          <w:szCs w:val="28"/>
        </w:rPr>
        <w:t>PHẦN KẾT LUẬN</w:t>
      </w:r>
    </w:p>
    <w:p w:rsidR="00A70881" w:rsidRDefault="00A70881" w:rsidP="00A70881">
      <w:pPr>
        <w:pStyle w:val="ListParagraph"/>
        <w:ind w:firstLine="720"/>
        <w:rPr>
          <w:sz w:val="28"/>
          <w:szCs w:val="28"/>
        </w:rPr>
      </w:pPr>
      <w:r>
        <w:rPr>
          <w:sz w:val="28"/>
          <w:szCs w:val="28"/>
        </w:rPr>
        <w:t>1.Ý NGHĨA CỦA VIỆC SỬ DỤNG CNTT TRONG DẠY HỌC</w:t>
      </w:r>
    </w:p>
    <w:p w:rsidR="00A70881" w:rsidRDefault="00A70881" w:rsidP="00A70881">
      <w:pPr>
        <w:pStyle w:val="ListParagraph"/>
        <w:rPr>
          <w:sz w:val="28"/>
          <w:szCs w:val="28"/>
        </w:rPr>
      </w:pPr>
      <w:r>
        <w:rPr>
          <w:sz w:val="28"/>
          <w:szCs w:val="28"/>
        </w:rPr>
        <w:tab/>
        <w:t xml:space="preserve">2. </w:t>
      </w:r>
      <w:r w:rsidR="00F36C48">
        <w:rPr>
          <w:sz w:val="28"/>
          <w:szCs w:val="28"/>
        </w:rPr>
        <w:t>BÀI HỌC KINH NGHIỆM</w:t>
      </w:r>
    </w:p>
    <w:p w:rsidR="00F36C48" w:rsidRDefault="00F36C48" w:rsidP="00A70881">
      <w:pPr>
        <w:pStyle w:val="ListParagraph"/>
        <w:rPr>
          <w:sz w:val="28"/>
          <w:szCs w:val="28"/>
        </w:rPr>
      </w:pPr>
      <w:r>
        <w:rPr>
          <w:sz w:val="28"/>
          <w:szCs w:val="28"/>
        </w:rPr>
        <w:t>V. KIẾN NGHỊ</w:t>
      </w: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r>
        <w:rPr>
          <w:sz w:val="28"/>
          <w:szCs w:val="28"/>
        </w:rPr>
        <w:t>TÊN SÁNG KIẾN KINH NGHIỆM</w:t>
      </w:r>
      <w:r w:rsidR="003A4089">
        <w:rPr>
          <w:sz w:val="28"/>
          <w:szCs w:val="28"/>
        </w:rPr>
        <w:t xml:space="preserve"> “</w:t>
      </w:r>
      <w:r>
        <w:rPr>
          <w:sz w:val="28"/>
          <w:szCs w:val="28"/>
        </w:rPr>
        <w:t xml:space="preserve"> </w:t>
      </w:r>
      <w:r w:rsidRPr="00AA69E5">
        <w:rPr>
          <w:b/>
          <w:color w:val="548DD4" w:themeColor="text2" w:themeTint="99"/>
          <w:sz w:val="28"/>
          <w:szCs w:val="28"/>
        </w:rPr>
        <w:t>ỨNG DỤNG CÔNG NGHỆ</w:t>
      </w:r>
      <w:r w:rsidR="00616388" w:rsidRPr="00AA69E5">
        <w:rPr>
          <w:b/>
          <w:color w:val="548DD4" w:themeColor="text2" w:themeTint="99"/>
          <w:sz w:val="28"/>
          <w:szCs w:val="28"/>
        </w:rPr>
        <w:t xml:space="preserve"> THÔNG TIN TRONG GIẢNG</w:t>
      </w:r>
      <w:r w:rsidRPr="00AA69E5">
        <w:rPr>
          <w:b/>
          <w:color w:val="548DD4" w:themeColor="text2" w:themeTint="99"/>
          <w:sz w:val="28"/>
          <w:szCs w:val="28"/>
        </w:rPr>
        <w:t xml:space="preserve"> DẠY MÔN ANH VĂN TẠI TRƯỜNG THPT</w:t>
      </w:r>
      <w:r>
        <w:rPr>
          <w:sz w:val="28"/>
          <w:szCs w:val="28"/>
        </w:rPr>
        <w:t>”.</w:t>
      </w:r>
    </w:p>
    <w:p w:rsidR="00DD010C" w:rsidRDefault="00DD010C" w:rsidP="00DD010C">
      <w:pPr>
        <w:pStyle w:val="ListParagraph"/>
        <w:numPr>
          <w:ilvl w:val="0"/>
          <w:numId w:val="9"/>
        </w:numPr>
        <w:rPr>
          <w:sz w:val="28"/>
          <w:szCs w:val="28"/>
        </w:rPr>
      </w:pPr>
      <w:r>
        <w:rPr>
          <w:sz w:val="28"/>
          <w:szCs w:val="28"/>
        </w:rPr>
        <w:t>PHẦN MỞ ĐẦU</w:t>
      </w:r>
    </w:p>
    <w:p w:rsidR="00DD010C" w:rsidRDefault="00DD010C" w:rsidP="00DD010C">
      <w:pPr>
        <w:pStyle w:val="ListParagraph"/>
        <w:numPr>
          <w:ilvl w:val="0"/>
          <w:numId w:val="11"/>
        </w:numPr>
        <w:rPr>
          <w:sz w:val="28"/>
          <w:szCs w:val="28"/>
        </w:rPr>
      </w:pPr>
      <w:r>
        <w:rPr>
          <w:sz w:val="28"/>
          <w:szCs w:val="28"/>
        </w:rPr>
        <w:t>LÝ DO CHỌN ĐỀ TÀI</w:t>
      </w:r>
    </w:p>
    <w:p w:rsidR="00DD010C" w:rsidRDefault="00DD010C" w:rsidP="00DD010C">
      <w:pPr>
        <w:pStyle w:val="ListParagraph"/>
        <w:numPr>
          <w:ilvl w:val="0"/>
          <w:numId w:val="12"/>
        </w:numPr>
        <w:rPr>
          <w:sz w:val="28"/>
          <w:szCs w:val="28"/>
        </w:rPr>
      </w:pPr>
      <w:r>
        <w:rPr>
          <w:sz w:val="28"/>
          <w:szCs w:val="28"/>
        </w:rPr>
        <w:t>CƠ SỞ LÝ LUẬN</w:t>
      </w:r>
    </w:p>
    <w:p w:rsidR="00EF1D7D" w:rsidRDefault="00EF1D7D" w:rsidP="00EF1D7D">
      <w:pPr>
        <w:pStyle w:val="ListParagraph"/>
        <w:ind w:left="1440"/>
        <w:rPr>
          <w:rStyle w:val="textexposedshow"/>
          <w:rFonts w:ascii="Helvetica" w:hAnsi="Helvetica" w:cs="Helvetica"/>
          <w:color w:val="1D2129"/>
          <w:sz w:val="28"/>
          <w:szCs w:val="28"/>
          <w:shd w:val="clear" w:color="auto" w:fill="FFFFFF"/>
        </w:rPr>
      </w:pPr>
      <w:r w:rsidRPr="008E0B02">
        <w:rPr>
          <w:rFonts w:ascii="Helvetica" w:hAnsi="Helvetica" w:cs="Helvetica"/>
          <w:color w:val="1D2129"/>
          <w:sz w:val="28"/>
          <w:szCs w:val="28"/>
          <w:shd w:val="clear" w:color="auto" w:fill="FFFFFF"/>
        </w:rPr>
        <w:t>Đi từ lịch sử đến thực tạ</w:t>
      </w:r>
      <w:r>
        <w:rPr>
          <w:rFonts w:ascii="Helvetica" w:hAnsi="Helvetica" w:cs="Helvetica"/>
          <w:color w:val="1D2129"/>
          <w:sz w:val="28"/>
          <w:szCs w:val="28"/>
          <w:shd w:val="clear" w:color="auto" w:fill="FFFFFF"/>
        </w:rPr>
        <w:t>i</w:t>
      </w:r>
      <w:r w:rsidRPr="008E0B02">
        <w:rPr>
          <w:rFonts w:ascii="Helvetica" w:hAnsi="Helvetica" w:cs="Helvetica"/>
          <w:color w:val="1D2129"/>
          <w:sz w:val="28"/>
          <w:szCs w:val="28"/>
          <w:shd w:val="clear" w:color="auto" w:fill="FFFFFF"/>
        </w:rPr>
        <w:t>,</w:t>
      </w:r>
      <w:r>
        <w:rPr>
          <w:rFonts w:ascii="Helvetica" w:hAnsi="Helvetica" w:cs="Helvetica"/>
          <w:color w:val="1D2129"/>
          <w:sz w:val="28"/>
          <w:szCs w:val="28"/>
          <w:shd w:val="clear" w:color="auto" w:fill="FFFFFF"/>
        </w:rPr>
        <w:t xml:space="preserve"> </w:t>
      </w:r>
      <w:r w:rsidRPr="008E0B02">
        <w:rPr>
          <w:rFonts w:ascii="Helvetica" w:hAnsi="Helvetica" w:cs="Helvetica"/>
          <w:color w:val="1D2129"/>
          <w:sz w:val="28"/>
          <w:szCs w:val="28"/>
          <w:shd w:val="clear" w:color="auto" w:fill="FFFFFF"/>
        </w:rPr>
        <w:t>chúng ta nhận thấy cuộc sống là sự vận động không ngừng đ</w:t>
      </w:r>
      <w:r>
        <w:rPr>
          <w:rFonts w:ascii="Helvetica" w:hAnsi="Helvetica" w:cs="Helvetica"/>
          <w:color w:val="1D2129"/>
          <w:sz w:val="28"/>
          <w:szCs w:val="28"/>
          <w:shd w:val="clear" w:color="auto" w:fill="FFFFFF"/>
        </w:rPr>
        <w:t>ể</w:t>
      </w:r>
      <w:r w:rsidRPr="008E0B02">
        <w:rPr>
          <w:rFonts w:ascii="Helvetica" w:hAnsi="Helvetica" w:cs="Helvetica"/>
          <w:color w:val="1D2129"/>
          <w:sz w:val="28"/>
          <w:szCs w:val="28"/>
          <w:shd w:val="clear" w:color="auto" w:fill="FFFFFF"/>
        </w:rPr>
        <w:t xml:space="preserve"> phát triển: Cái cũ mất đi, bị chìm vào quên lãng hoặc là tiền đề</w:t>
      </w:r>
      <w:r>
        <w:rPr>
          <w:rFonts w:ascii="Helvetica" w:hAnsi="Helvetica" w:cs="Helvetica"/>
          <w:color w:val="1D2129"/>
          <w:sz w:val="28"/>
          <w:szCs w:val="28"/>
          <w:shd w:val="clear" w:color="auto" w:fill="FFFFFF"/>
        </w:rPr>
        <w:t xml:space="preserve"> để</w:t>
      </w:r>
      <w:r w:rsidRPr="008E0B02">
        <w:rPr>
          <w:rFonts w:ascii="Helvetica" w:hAnsi="Helvetica" w:cs="Helvetica"/>
          <w:color w:val="1D2129"/>
          <w:sz w:val="28"/>
          <w:szCs w:val="28"/>
          <w:shd w:val="clear" w:color="auto" w:fill="FFFFFF"/>
        </w:rPr>
        <w:t xml:space="preserve"> hình thành lên cái mới. Để rồi khoa học công nghệ chính là thành quả của một quá trình lao khổ mà nhân loại tạo lên. Công nghệ xuất hiện mang đến thế giới quanh ta bao điều kì diệu và lý thú. Chúng giúp cho con người trong mọi lĩnh vực đời s</w:t>
      </w:r>
      <w:r>
        <w:rPr>
          <w:rFonts w:ascii="Helvetica" w:hAnsi="Helvetica" w:cs="Helvetica"/>
          <w:color w:val="1D2129"/>
          <w:sz w:val="28"/>
          <w:szCs w:val="28"/>
          <w:shd w:val="clear" w:color="auto" w:fill="FFFFFF"/>
        </w:rPr>
        <w:t>ố</w:t>
      </w:r>
      <w:r w:rsidRPr="008E0B02">
        <w:rPr>
          <w:rFonts w:ascii="Helvetica" w:hAnsi="Helvetica" w:cs="Helvetica"/>
          <w:color w:val="1D2129"/>
          <w:sz w:val="28"/>
          <w:szCs w:val="28"/>
          <w:shd w:val="clear" w:color="auto" w:fill="FFFFFF"/>
        </w:rPr>
        <w:t xml:space="preserve">ng và đáp ứng mọi nhu cầu của ta. </w:t>
      </w:r>
      <w:r w:rsidRPr="008E0B02">
        <w:rPr>
          <w:rStyle w:val="textexposedshow"/>
          <w:rFonts w:ascii="Helvetica" w:hAnsi="Helvetica" w:cs="Helvetica"/>
          <w:color w:val="1D2129"/>
          <w:sz w:val="28"/>
          <w:szCs w:val="28"/>
          <w:shd w:val="clear" w:color="auto" w:fill="FFFFFF"/>
        </w:rPr>
        <w:t>Công nghệ là điều tuyệt vời giữa muôn vàn điều tồn tạ</w:t>
      </w:r>
      <w:r>
        <w:rPr>
          <w:rStyle w:val="textexposedshow"/>
          <w:rFonts w:ascii="Helvetica" w:hAnsi="Helvetica" w:cs="Helvetica"/>
          <w:color w:val="1D2129"/>
          <w:sz w:val="28"/>
          <w:szCs w:val="28"/>
          <w:shd w:val="clear" w:color="auto" w:fill="FFFFFF"/>
        </w:rPr>
        <w:t>i</w:t>
      </w:r>
      <w:r w:rsidRPr="008E0B02">
        <w:rPr>
          <w:rStyle w:val="textexposedshow"/>
          <w:rFonts w:ascii="Helvetica" w:hAnsi="Helvetica" w:cs="Helvetica"/>
          <w:color w:val="1D2129"/>
          <w:sz w:val="28"/>
          <w:szCs w:val="28"/>
          <w:shd w:val="clear" w:color="auto" w:fill="FFFFFF"/>
        </w:rPr>
        <w:t>.</w:t>
      </w:r>
      <w:r>
        <w:rPr>
          <w:rStyle w:val="textexposedshow"/>
          <w:rFonts w:ascii="Helvetica" w:hAnsi="Helvetica" w:cs="Helvetica"/>
          <w:color w:val="1D2129"/>
          <w:sz w:val="28"/>
          <w:szCs w:val="28"/>
          <w:shd w:val="clear" w:color="auto" w:fill="FFFFFF"/>
        </w:rPr>
        <w:t xml:space="preserve"> </w:t>
      </w:r>
      <w:r w:rsidRPr="008E0B02">
        <w:rPr>
          <w:rStyle w:val="textexposedshow"/>
          <w:rFonts w:ascii="Helvetica" w:hAnsi="Helvetica" w:cs="Helvetica"/>
          <w:color w:val="1D2129"/>
          <w:sz w:val="28"/>
          <w:szCs w:val="28"/>
          <w:shd w:val="clear" w:color="auto" w:fill="FFFFFF"/>
        </w:rPr>
        <w:t>Cuộc sống trôi qua và tiếp diễn như một dòng chảy theo sự biến động tích cực của công nghệ ....Bởi như chúng ta đã biết sự sáng chế máy tính - tạo ra hoàn hảo thực sự giúp cho thế giới tri thức rộng mở và bao la vô tận, cuộc sống thực tế trở lên nhẹ nhàng bớt đi phần nào đó sự vất vả nhọc nhằn - chính chúng cũng là cơ sở là cầu nối cho những trái tim giữa cuộc đờ</w:t>
      </w:r>
      <w:r>
        <w:rPr>
          <w:rStyle w:val="textexposedshow"/>
          <w:rFonts w:ascii="Helvetica" w:hAnsi="Helvetica" w:cs="Helvetica"/>
          <w:color w:val="1D2129"/>
          <w:sz w:val="28"/>
          <w:szCs w:val="28"/>
          <w:shd w:val="clear" w:color="auto" w:fill="FFFFFF"/>
        </w:rPr>
        <w:t>i</w:t>
      </w:r>
      <w:r w:rsidRPr="008E0B02">
        <w:rPr>
          <w:rStyle w:val="textexposedshow"/>
          <w:rFonts w:ascii="Helvetica" w:hAnsi="Helvetica" w:cs="Helvetica"/>
          <w:color w:val="1D2129"/>
          <w:sz w:val="28"/>
          <w:szCs w:val="28"/>
          <w:shd w:val="clear" w:color="auto" w:fill="FFFFFF"/>
        </w:rPr>
        <w:t>,</w:t>
      </w:r>
      <w:r>
        <w:rPr>
          <w:rStyle w:val="textexposedshow"/>
          <w:rFonts w:ascii="Helvetica" w:hAnsi="Helvetica" w:cs="Helvetica"/>
          <w:color w:val="1D2129"/>
          <w:sz w:val="28"/>
          <w:szCs w:val="28"/>
          <w:shd w:val="clear" w:color="auto" w:fill="FFFFFF"/>
        </w:rPr>
        <w:t xml:space="preserve"> </w:t>
      </w:r>
      <w:r w:rsidRPr="008E0B02">
        <w:rPr>
          <w:rStyle w:val="textexposedshow"/>
          <w:rFonts w:ascii="Helvetica" w:hAnsi="Helvetica" w:cs="Helvetica"/>
          <w:color w:val="1D2129"/>
          <w:sz w:val="28"/>
          <w:szCs w:val="28"/>
          <w:shd w:val="clear" w:color="auto" w:fill="FFFFFF"/>
        </w:rPr>
        <w:t>là sự giao kết cho những m</w:t>
      </w:r>
      <w:r>
        <w:rPr>
          <w:rStyle w:val="textexposedshow"/>
          <w:rFonts w:ascii="Helvetica" w:hAnsi="Helvetica" w:cs="Helvetica"/>
          <w:color w:val="1D2129"/>
          <w:sz w:val="28"/>
          <w:szCs w:val="28"/>
          <w:shd w:val="clear" w:color="auto" w:fill="FFFFFF"/>
        </w:rPr>
        <w:t>ố</w:t>
      </w:r>
      <w:r w:rsidRPr="008E0B02">
        <w:rPr>
          <w:rStyle w:val="textexposedshow"/>
          <w:rFonts w:ascii="Helvetica" w:hAnsi="Helvetica" w:cs="Helvetica"/>
          <w:color w:val="1D2129"/>
          <w:sz w:val="28"/>
          <w:szCs w:val="28"/>
          <w:shd w:val="clear" w:color="auto" w:fill="FFFFFF"/>
        </w:rPr>
        <w:t>i quan hệ từ năm châu bốn bể</w:t>
      </w:r>
      <w:r>
        <w:rPr>
          <w:rStyle w:val="textexposedshow"/>
          <w:rFonts w:ascii="Helvetica" w:hAnsi="Helvetica" w:cs="Helvetica"/>
          <w:color w:val="1D2129"/>
          <w:sz w:val="28"/>
          <w:szCs w:val="28"/>
          <w:shd w:val="clear" w:color="auto" w:fill="FFFFFF"/>
        </w:rPr>
        <w:t>…</w:t>
      </w:r>
    </w:p>
    <w:p w:rsidR="00EF1D7D" w:rsidRDefault="00EF1D7D" w:rsidP="00EF1D7D">
      <w:pPr>
        <w:pStyle w:val="ListParagraph"/>
        <w:ind w:left="1440"/>
        <w:rPr>
          <w:rStyle w:val="textexposedshow"/>
          <w:rFonts w:ascii="Helvetica" w:hAnsi="Helvetica" w:cs="Helvetica"/>
          <w:color w:val="1D2129"/>
          <w:sz w:val="28"/>
          <w:szCs w:val="28"/>
          <w:shd w:val="clear" w:color="auto" w:fill="FFFFFF"/>
        </w:rPr>
      </w:pPr>
      <w:r>
        <w:rPr>
          <w:rStyle w:val="textexposedshow"/>
          <w:rFonts w:ascii="Helvetica" w:hAnsi="Helvetica" w:cs="Helvetica"/>
          <w:color w:val="1D2129"/>
          <w:sz w:val="28"/>
          <w:szCs w:val="28"/>
          <w:shd w:val="clear" w:color="auto" w:fill="FFFFFF"/>
        </w:rPr>
        <w:t>Đặc biệt, trong lĩnh vực giáo dục và đào tạo</w:t>
      </w:r>
      <w:ins w:id="1" w:author="andongnhi" w:date="2017-05-18T07:48:00Z">
        <w:r w:rsidR="00CF4DB0">
          <w:rPr>
            <w:rStyle w:val="textexposedshow"/>
            <w:rFonts w:ascii="Helvetica" w:hAnsi="Helvetica" w:cs="Helvetica"/>
            <w:color w:val="1D2129"/>
            <w:sz w:val="28"/>
            <w:szCs w:val="28"/>
            <w:shd w:val="clear" w:color="auto" w:fill="FFFFFF"/>
          </w:rPr>
          <w:t>,</w:t>
        </w:r>
      </w:ins>
      <w:r>
        <w:rPr>
          <w:rStyle w:val="textexposedshow"/>
          <w:rFonts w:ascii="Helvetica" w:hAnsi="Helvetica" w:cs="Helvetica"/>
          <w:color w:val="1D2129"/>
          <w:sz w:val="28"/>
          <w:szCs w:val="28"/>
          <w:shd w:val="clear" w:color="auto" w:fill="FFFFFF"/>
        </w:rPr>
        <w:t xml:space="preserve"> </w:t>
      </w:r>
      <w:r w:rsidRPr="004A28EE">
        <w:rPr>
          <w:rStyle w:val="textexposedshow"/>
          <w:rFonts w:ascii="Helvetica" w:hAnsi="Helvetica" w:cs="Helvetica"/>
          <w:color w:val="1D2129"/>
          <w:sz w:val="28"/>
          <w:szCs w:val="28"/>
          <w:shd w:val="clear" w:color="auto" w:fill="FFFFFF"/>
        </w:rPr>
        <w:t xml:space="preserve">CNTT đóng vai trò rất quan trọng </w:t>
      </w:r>
      <w:r>
        <w:rPr>
          <w:rStyle w:val="textexposedshow"/>
          <w:rFonts w:ascii="Helvetica" w:hAnsi="Helvetica" w:cs="Helvetica"/>
          <w:color w:val="1D2129"/>
          <w:sz w:val="28"/>
          <w:szCs w:val="28"/>
          <w:shd w:val="clear" w:color="auto" w:fill="FFFFFF"/>
        </w:rPr>
        <w:t>và nhiều trường đã áp dụng CNTT trong quản lý giáo dục. Tuy nhiên, việc áp dụng CNTT trong giáo dục vẫn còn nhiều hạn chế.</w:t>
      </w:r>
    </w:p>
    <w:p w:rsidR="00EF1D7D" w:rsidRDefault="00EF1D7D" w:rsidP="00EF1D7D">
      <w:pPr>
        <w:pStyle w:val="ListParagraph"/>
        <w:ind w:left="1440"/>
        <w:rPr>
          <w:rStyle w:val="textexposedshow"/>
          <w:rFonts w:ascii="Helvetica" w:hAnsi="Helvetica" w:cs="Helvetica"/>
          <w:color w:val="1D2129"/>
          <w:sz w:val="28"/>
          <w:szCs w:val="28"/>
          <w:shd w:val="clear" w:color="auto" w:fill="FFFFFF"/>
        </w:rPr>
      </w:pPr>
      <w:r>
        <w:rPr>
          <w:rStyle w:val="textexposedshow"/>
          <w:rFonts w:ascii="Helvetica" w:hAnsi="Helvetica" w:cs="Helvetica"/>
          <w:color w:val="1D2129"/>
          <w:sz w:val="28"/>
          <w:szCs w:val="28"/>
          <w:shd w:val="clear" w:color="auto" w:fill="FFFFFF"/>
        </w:rPr>
        <w:t xml:space="preserve">Hơn thế nữa, ứng dụng CNTT trong việc dạy và học ngoại ngữ có ảnh hưởng rất lớn, làm thay đổi nội dung cũng như phương pháp dạy học. Thực hiện chương trình chỉ đạo của Bộ giáo dục và đào tạo, của Sở giáo dục và đào tạo thành phố Hà Nội, tôi nhận thức được rằng ứng dụng CNTT trong việc đổi mới phương pháp dạy và học ngoại ngữ là một trong những hướng tích cực và hiệu quả nhất và chắc chắn sẽ được sử dụng rộng rãi trong những năm tới. Và sau khi được tham gia một khóa </w:t>
      </w:r>
      <w:r>
        <w:rPr>
          <w:rStyle w:val="textexposedshow"/>
          <w:rFonts w:ascii="Helvetica" w:hAnsi="Helvetica" w:cs="Helvetica"/>
          <w:color w:val="1D2129"/>
          <w:sz w:val="28"/>
          <w:szCs w:val="28"/>
          <w:shd w:val="clear" w:color="auto" w:fill="FFFFFF"/>
        </w:rPr>
        <w:lastRenderedPageBreak/>
        <w:t>học về ứng dụng CNTT trong dạy học theo đề án ngoại ngữ 2020 tại trường ĐH HÀ NỘI, tôi đã mạnh dạn học tập, nghiên cứu và đưa CNTT vào giảng dạy môn ngoại ngữ tại trường THPT Phú Xuyên A.</w:t>
      </w:r>
    </w:p>
    <w:p w:rsidR="00EF1D7D" w:rsidRPr="00EF1D7D" w:rsidRDefault="00EF1D7D" w:rsidP="00EF1D7D">
      <w:pPr>
        <w:pStyle w:val="ListParagraph"/>
        <w:ind w:left="1440"/>
        <w:rPr>
          <w:rStyle w:val="textexposedshow"/>
          <w:rFonts w:ascii="Helvetica" w:hAnsi="Helvetica" w:cs="Helvetica"/>
          <w:color w:val="1D2129"/>
          <w:sz w:val="28"/>
          <w:szCs w:val="28"/>
          <w:shd w:val="clear" w:color="auto" w:fill="FFFFFF"/>
        </w:rPr>
      </w:pPr>
    </w:p>
    <w:p w:rsidR="00EF1D7D" w:rsidRDefault="00EF1D7D" w:rsidP="00EF1D7D">
      <w:pPr>
        <w:pStyle w:val="ListParagraph"/>
        <w:ind w:left="1440"/>
        <w:rPr>
          <w:sz w:val="28"/>
          <w:szCs w:val="28"/>
        </w:rPr>
      </w:pPr>
    </w:p>
    <w:p w:rsidR="0048445C" w:rsidRDefault="0048445C" w:rsidP="00DD010C">
      <w:pPr>
        <w:pStyle w:val="ListParagraph"/>
        <w:numPr>
          <w:ilvl w:val="0"/>
          <w:numId w:val="12"/>
        </w:numPr>
        <w:rPr>
          <w:sz w:val="28"/>
          <w:szCs w:val="28"/>
        </w:rPr>
      </w:pPr>
      <w:r>
        <w:rPr>
          <w:sz w:val="28"/>
          <w:szCs w:val="28"/>
        </w:rPr>
        <w:t>CƠ SỞ THỰC TIỄN</w:t>
      </w:r>
    </w:p>
    <w:p w:rsidR="00EC7B20" w:rsidRPr="00DD010C" w:rsidRDefault="00EC7B20" w:rsidP="00EC7B20">
      <w:pPr>
        <w:pStyle w:val="ListParagraph"/>
        <w:ind w:left="1440"/>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194271" w:rsidRDefault="00194271" w:rsidP="00194271">
      <w:pPr>
        <w:pStyle w:val="ListParagraph"/>
        <w:numPr>
          <w:ilvl w:val="0"/>
          <w:numId w:val="11"/>
        </w:numPr>
        <w:rPr>
          <w:sz w:val="28"/>
          <w:szCs w:val="28"/>
        </w:rPr>
      </w:pPr>
      <w:r>
        <w:rPr>
          <w:sz w:val="28"/>
          <w:szCs w:val="28"/>
        </w:rPr>
        <w:t>MỤC ĐÍCH VÀ PHƯƠNG PHÁP NGHIÊN CỨU</w:t>
      </w:r>
    </w:p>
    <w:p w:rsidR="00194271" w:rsidRDefault="00194271" w:rsidP="00194271">
      <w:pPr>
        <w:pStyle w:val="ListParagraph"/>
        <w:numPr>
          <w:ilvl w:val="0"/>
          <w:numId w:val="13"/>
        </w:numPr>
        <w:rPr>
          <w:sz w:val="28"/>
          <w:szCs w:val="28"/>
        </w:rPr>
      </w:pPr>
      <w:r>
        <w:rPr>
          <w:sz w:val="28"/>
          <w:szCs w:val="28"/>
        </w:rPr>
        <w:t>MỤC ĐÍCH</w:t>
      </w:r>
      <w:r w:rsidR="00FB0177">
        <w:rPr>
          <w:sz w:val="28"/>
          <w:szCs w:val="28"/>
        </w:rPr>
        <w:t xml:space="preserve"> NGHIÊN CỨU</w:t>
      </w:r>
    </w:p>
    <w:p w:rsidR="00EC7B20" w:rsidRPr="00EC7B20" w:rsidRDefault="00C21F9F" w:rsidP="00EC7B20">
      <w:pPr>
        <w:pStyle w:val="ListParagraph"/>
        <w:ind w:left="1440"/>
        <w:rPr>
          <w:sz w:val="28"/>
          <w:szCs w:val="28"/>
        </w:rPr>
      </w:pPr>
      <w:r>
        <w:rPr>
          <w:rFonts w:ascii="Helvetica" w:hAnsi="Helvetica" w:cs="Helvetica"/>
          <w:color w:val="4B4F56"/>
          <w:sz w:val="28"/>
          <w:szCs w:val="28"/>
          <w:shd w:val="clear" w:color="auto" w:fill="F1F0F0"/>
        </w:rPr>
        <w:t xml:space="preserve">Hiện nay, </w:t>
      </w:r>
      <w:r w:rsidR="00EC7B20" w:rsidRPr="00EC7B20">
        <w:rPr>
          <w:rFonts w:ascii="Helvetica" w:hAnsi="Helvetica" w:cs="Helvetica"/>
          <w:color w:val="4B4F56"/>
          <w:sz w:val="28"/>
          <w:szCs w:val="28"/>
          <w:shd w:val="clear" w:color="auto" w:fill="F1F0F0"/>
        </w:rPr>
        <w:t xml:space="preserve"> khi </w:t>
      </w:r>
      <w:r>
        <w:rPr>
          <w:rFonts w:ascii="Helvetica" w:hAnsi="Helvetica" w:cs="Helvetica"/>
          <w:color w:val="4B4F56"/>
          <w:sz w:val="28"/>
          <w:szCs w:val="28"/>
          <w:shd w:val="clear" w:color="auto" w:fill="F1F0F0"/>
        </w:rPr>
        <w:t>CNTT</w:t>
      </w:r>
      <w:r w:rsidR="00EC7B20" w:rsidRPr="00EC7B20">
        <w:rPr>
          <w:rFonts w:ascii="Helvetica" w:hAnsi="Helvetica" w:cs="Helvetica"/>
          <w:color w:val="4B4F56"/>
          <w:sz w:val="28"/>
          <w:szCs w:val="28"/>
          <w:shd w:val="clear" w:color="auto" w:fill="F1F0F0"/>
        </w:rPr>
        <w:t xml:space="preserve"> ngày càng phát triển thì việc ứng dụng </w:t>
      </w:r>
      <w:r>
        <w:rPr>
          <w:rFonts w:ascii="Helvetica" w:hAnsi="Helvetica" w:cs="Helvetica"/>
          <w:color w:val="4B4F56"/>
          <w:sz w:val="28"/>
          <w:szCs w:val="28"/>
          <w:shd w:val="clear" w:color="auto" w:fill="F1F0F0"/>
        </w:rPr>
        <w:t>CNTT</w:t>
      </w:r>
      <w:r w:rsidR="00EC7B20" w:rsidRPr="00EC7B20">
        <w:rPr>
          <w:rFonts w:ascii="Helvetica" w:hAnsi="Helvetica" w:cs="Helvetica"/>
          <w:color w:val="4B4F56"/>
          <w:sz w:val="28"/>
          <w:szCs w:val="28"/>
          <w:shd w:val="clear" w:color="auto" w:fill="F1F0F0"/>
        </w:rPr>
        <w:t xml:space="preserve"> vào tất cả các lĩnh vực là một điều tất yếu, trong đó có lĩnh vực Giáo dục và đào tạo. Chỉ thị 29/2001/CT- BGD&amp;ĐT của Bộ Giáo dục và Đào tạo đã nêu rõ " Đối với Giáo dục và Đào tạo, công nghệ thông tin có tác động mạnh mẽ làm thay đổi phương pháp , phương thức dạy và học. CNTT là một phương tiện để tiến tới một xã hội học tập"</w:t>
      </w:r>
      <w:r>
        <w:rPr>
          <w:rFonts w:ascii="Helvetica" w:hAnsi="Helvetica" w:cs="Helvetica"/>
          <w:color w:val="4B4F56"/>
          <w:sz w:val="28"/>
          <w:szCs w:val="28"/>
          <w:shd w:val="clear" w:color="auto" w:fill="F1F0F0"/>
        </w:rPr>
        <w:t>.</w:t>
      </w:r>
      <w:r w:rsidR="00EC7B20" w:rsidRPr="00EC7B20">
        <w:rPr>
          <w:rFonts w:ascii="Helvetica" w:hAnsi="Helvetica" w:cs="Helvetica"/>
          <w:color w:val="4B4F56"/>
          <w:sz w:val="28"/>
          <w:szCs w:val="28"/>
          <w:shd w:val="clear" w:color="auto" w:fill="F1F0F0"/>
        </w:rPr>
        <w:t xml:space="preserve"> Vì vậy, mục tiêu của việc ứng dụng CNTT trong dạy học là: - Nâng cao một bước cơ bản chất lượng cho học sinh, tạo một môi trường giáo dục mang tính tương tác cao, khắc phục lối truyền thụ một chiều "thầy đọc- trò chép", lấy người học làm trung tâm, đổi mới phương pháp dạy học. - Sử dụng CNTT trong dạy học nhằm giúp </w:t>
      </w:r>
      <w:r>
        <w:rPr>
          <w:rFonts w:ascii="Helvetica" w:hAnsi="Helvetica" w:cs="Helvetica"/>
          <w:color w:val="4B4F56"/>
          <w:sz w:val="28"/>
          <w:szCs w:val="28"/>
          <w:shd w:val="clear" w:color="auto" w:fill="F1F0F0"/>
        </w:rPr>
        <w:t>g</w:t>
      </w:r>
      <w:r w:rsidR="00EC7B20" w:rsidRPr="00EC7B20">
        <w:rPr>
          <w:rFonts w:ascii="Helvetica" w:hAnsi="Helvetica" w:cs="Helvetica"/>
          <w:color w:val="4B4F56"/>
          <w:sz w:val="28"/>
          <w:szCs w:val="28"/>
          <w:shd w:val="clear" w:color="auto" w:fill="F1F0F0"/>
        </w:rPr>
        <w:t>iáo viên và học sinh tiếp xúc công nghệ có hiệu quả để phát triển việc học của học sinh một cách độc lập sáng tạo, phát triển môi trường học tập với nhiều thuận lợi từ đó giúp người học tích cực, tự lực, tạo cơ hội cho học sinh chủ động tìm kiếm tri thức, tiếp xúc với nội dung học tập theo nhiều con đường khác nhau ( tham khảo tài liệu từ nhiều nguồ</w:t>
      </w:r>
      <w:r>
        <w:rPr>
          <w:rFonts w:ascii="Helvetica" w:hAnsi="Helvetica" w:cs="Helvetica"/>
          <w:color w:val="4B4F56"/>
          <w:sz w:val="28"/>
          <w:szCs w:val="28"/>
          <w:shd w:val="clear" w:color="auto" w:fill="F1F0F0"/>
        </w:rPr>
        <w:t xml:space="preserve">n: </w:t>
      </w:r>
      <w:r w:rsidR="00EC7B20" w:rsidRPr="00EC7B20">
        <w:rPr>
          <w:rFonts w:ascii="Helvetica" w:hAnsi="Helvetica" w:cs="Helvetica"/>
          <w:color w:val="4B4F56"/>
          <w:sz w:val="28"/>
          <w:szCs w:val="28"/>
          <w:shd w:val="clear" w:color="auto" w:fill="F1F0F0"/>
        </w:rPr>
        <w:t>internet..) với nhiều đối tượng khác nhau ( học sinh trong và ngoài lớp học, nhiều giáo viên khác nhau..) .</w:t>
      </w:r>
    </w:p>
    <w:p w:rsidR="00FB0177" w:rsidRDefault="00FB0177" w:rsidP="00194271">
      <w:pPr>
        <w:pStyle w:val="ListParagraph"/>
        <w:numPr>
          <w:ilvl w:val="0"/>
          <w:numId w:val="13"/>
        </w:numPr>
        <w:rPr>
          <w:sz w:val="28"/>
          <w:szCs w:val="28"/>
        </w:rPr>
      </w:pPr>
      <w:r>
        <w:rPr>
          <w:sz w:val="28"/>
          <w:szCs w:val="28"/>
        </w:rPr>
        <w:t>PHƯƠNG PHÁP NGHIÊN CỨU</w:t>
      </w:r>
    </w:p>
    <w:p w:rsidR="009D48CD" w:rsidRDefault="009D48CD" w:rsidP="009D48CD">
      <w:pPr>
        <w:pStyle w:val="ListParagraph"/>
        <w:ind w:left="1440"/>
        <w:rPr>
          <w:sz w:val="28"/>
          <w:szCs w:val="28"/>
        </w:rPr>
      </w:pPr>
      <w:r>
        <w:rPr>
          <w:sz w:val="28"/>
          <w:szCs w:val="28"/>
        </w:rPr>
        <w:lastRenderedPageBreak/>
        <w:t>Để thực hiện đề tài này, tôi đã phải cân nhắc trong một thời gian dài và đã lựa chọn một số phương pháp sau:</w:t>
      </w:r>
    </w:p>
    <w:p w:rsidR="009D48CD" w:rsidRDefault="009D48CD" w:rsidP="009D48CD">
      <w:pPr>
        <w:pStyle w:val="ListParagraph"/>
        <w:ind w:left="1440"/>
        <w:rPr>
          <w:sz w:val="28"/>
          <w:szCs w:val="28"/>
        </w:rPr>
      </w:pPr>
      <w:r>
        <w:rPr>
          <w:sz w:val="28"/>
          <w:szCs w:val="28"/>
        </w:rPr>
        <w:t>+ Nghiên cứu những kiến thức về CNTT mà tôi đã được tham gia theo đề án ngoại ngữ 2020.</w:t>
      </w:r>
    </w:p>
    <w:p w:rsidR="00FB0177" w:rsidRDefault="009D48CD" w:rsidP="009D48CD">
      <w:pPr>
        <w:pStyle w:val="ListParagraph"/>
        <w:ind w:left="1440"/>
        <w:rPr>
          <w:sz w:val="28"/>
          <w:szCs w:val="28"/>
        </w:rPr>
      </w:pPr>
      <w:r>
        <w:rPr>
          <w:sz w:val="28"/>
          <w:szCs w:val="28"/>
        </w:rPr>
        <w:t>+ Sử dụng phương pháp quan sát sư phạm.</w:t>
      </w:r>
    </w:p>
    <w:p w:rsidR="009D48CD" w:rsidRDefault="009D48CD" w:rsidP="009D48CD">
      <w:pPr>
        <w:pStyle w:val="ListParagraph"/>
        <w:ind w:left="1440"/>
        <w:rPr>
          <w:sz w:val="28"/>
          <w:szCs w:val="28"/>
        </w:rPr>
      </w:pPr>
      <w:r>
        <w:rPr>
          <w:sz w:val="28"/>
          <w:szCs w:val="28"/>
        </w:rPr>
        <w:t>+ Sử dụng phương pháp điều tra lấy ý kiến.</w:t>
      </w:r>
    </w:p>
    <w:p w:rsidR="009D48CD" w:rsidRDefault="009D48CD" w:rsidP="009D48CD">
      <w:pPr>
        <w:pStyle w:val="ListParagraph"/>
        <w:ind w:left="1440"/>
        <w:rPr>
          <w:sz w:val="28"/>
          <w:szCs w:val="28"/>
        </w:rPr>
      </w:pPr>
      <w:r>
        <w:rPr>
          <w:sz w:val="28"/>
          <w:szCs w:val="28"/>
        </w:rPr>
        <w:t>+ Sử dụng phương pháp phân tích tổng hợp tài liệu.</w:t>
      </w:r>
    </w:p>
    <w:p w:rsidR="003F1B72" w:rsidRDefault="009D48CD" w:rsidP="009D48CD">
      <w:pPr>
        <w:ind w:left="720" w:firstLine="720"/>
        <w:rPr>
          <w:sz w:val="28"/>
          <w:szCs w:val="28"/>
        </w:rPr>
      </w:pPr>
      <w:r>
        <w:rPr>
          <w:sz w:val="28"/>
          <w:szCs w:val="28"/>
        </w:rPr>
        <w:t>+ Sử dụng phương pháp tổng kết kinh nghiệm.</w:t>
      </w:r>
    </w:p>
    <w:p w:rsidR="00BC5252" w:rsidRPr="003F1B72" w:rsidRDefault="009D48CD" w:rsidP="003F1B72">
      <w:pPr>
        <w:pStyle w:val="ListParagraph"/>
        <w:numPr>
          <w:ilvl w:val="0"/>
          <w:numId w:val="13"/>
        </w:numPr>
        <w:rPr>
          <w:sz w:val="28"/>
          <w:szCs w:val="28"/>
        </w:rPr>
      </w:pPr>
      <w:r w:rsidRPr="003F1B72">
        <w:rPr>
          <w:sz w:val="28"/>
          <w:szCs w:val="28"/>
        </w:rPr>
        <w:t xml:space="preserve"> </w:t>
      </w:r>
      <w:r w:rsidR="00BC5252" w:rsidRPr="003F1B72">
        <w:rPr>
          <w:sz w:val="28"/>
          <w:szCs w:val="28"/>
        </w:rPr>
        <w:t>GIỚI HẠN CỦA ĐỀ TÀI</w:t>
      </w:r>
    </w:p>
    <w:p w:rsidR="00BC5252" w:rsidRDefault="00BC5252" w:rsidP="00BC5252">
      <w:pPr>
        <w:pStyle w:val="ListParagraph"/>
        <w:ind w:left="1080"/>
        <w:rPr>
          <w:sz w:val="28"/>
          <w:szCs w:val="28"/>
        </w:rPr>
      </w:pPr>
      <w:r>
        <w:rPr>
          <w:sz w:val="28"/>
          <w:szCs w:val="28"/>
        </w:rPr>
        <w:t xml:space="preserve">Đây là đề tài “ </w:t>
      </w:r>
      <w:r w:rsidRPr="00AA69E5">
        <w:rPr>
          <w:b/>
          <w:color w:val="548DD4" w:themeColor="text2" w:themeTint="99"/>
          <w:sz w:val="28"/>
          <w:szCs w:val="28"/>
        </w:rPr>
        <w:t>ỨNG DỤNG CÔNG NGHỆ THÔNG TIN TRONG GIẢNG DẠY MÔN ANH VĂN TẠI TRƯỜNG THPT</w:t>
      </w:r>
      <w:r>
        <w:rPr>
          <w:sz w:val="28"/>
          <w:szCs w:val="28"/>
        </w:rPr>
        <w:t xml:space="preserve">” nên tôi tập trung nghiên cứu </w:t>
      </w:r>
      <w:r w:rsidR="0064489D">
        <w:rPr>
          <w:sz w:val="28"/>
          <w:szCs w:val="28"/>
        </w:rPr>
        <w:t>việc ứng dụng CNTT trong việc dạy và học tiếng Anh tại trường THPT Phú Xuyên A, Phú Xuyên, Hà Nội.</w:t>
      </w:r>
    </w:p>
    <w:p w:rsidR="0064489D" w:rsidRDefault="001E67CB" w:rsidP="001E67CB">
      <w:pPr>
        <w:pStyle w:val="ListParagraph"/>
        <w:numPr>
          <w:ilvl w:val="0"/>
          <w:numId w:val="16"/>
        </w:numPr>
        <w:rPr>
          <w:sz w:val="28"/>
          <w:szCs w:val="28"/>
        </w:rPr>
      </w:pPr>
      <w:r>
        <w:rPr>
          <w:sz w:val="28"/>
          <w:szCs w:val="28"/>
        </w:rPr>
        <w:t xml:space="preserve">Đối tượng nghiên cứu </w:t>
      </w:r>
    </w:p>
    <w:p w:rsidR="001E67CB" w:rsidRDefault="001E67CB" w:rsidP="001E67CB">
      <w:pPr>
        <w:pStyle w:val="ListParagraph"/>
        <w:numPr>
          <w:ilvl w:val="0"/>
          <w:numId w:val="17"/>
        </w:numPr>
        <w:rPr>
          <w:sz w:val="28"/>
          <w:szCs w:val="28"/>
        </w:rPr>
      </w:pPr>
      <w:r>
        <w:rPr>
          <w:sz w:val="28"/>
          <w:szCs w:val="28"/>
        </w:rPr>
        <w:t>Đề tài này tôi đã thử nghiệm và thực hiện trong chương trình SGK lớp 11.</w:t>
      </w:r>
    </w:p>
    <w:p w:rsidR="001E67CB" w:rsidRDefault="001E67CB" w:rsidP="001E67CB">
      <w:pPr>
        <w:pStyle w:val="ListParagraph"/>
        <w:numPr>
          <w:ilvl w:val="0"/>
          <w:numId w:val="16"/>
        </w:numPr>
        <w:rPr>
          <w:sz w:val="28"/>
          <w:szCs w:val="28"/>
        </w:rPr>
      </w:pPr>
      <w:r>
        <w:rPr>
          <w:sz w:val="28"/>
          <w:szCs w:val="28"/>
        </w:rPr>
        <w:t>Phạm vi nghiên cứu</w:t>
      </w:r>
    </w:p>
    <w:p w:rsidR="0049518F" w:rsidRDefault="001E67CB" w:rsidP="0049518F">
      <w:pPr>
        <w:pStyle w:val="ListParagraph"/>
        <w:numPr>
          <w:ilvl w:val="0"/>
          <w:numId w:val="17"/>
        </w:numPr>
        <w:rPr>
          <w:sz w:val="28"/>
          <w:szCs w:val="28"/>
        </w:rPr>
      </w:pPr>
      <w:r>
        <w:rPr>
          <w:sz w:val="28"/>
          <w:szCs w:val="28"/>
        </w:rPr>
        <w:t>Đề tài này tôi đã thực hiện  trong 3 lớp khối 11: 11a1, 11a7,11a8 tại trường T</w:t>
      </w:r>
      <w:r w:rsidR="0049518F">
        <w:rPr>
          <w:sz w:val="28"/>
          <w:szCs w:val="28"/>
        </w:rPr>
        <w:t>HPT Phú Xuyên A- Phú Xuyên- Hà Nội.</w:t>
      </w:r>
    </w:p>
    <w:p w:rsidR="0049518F" w:rsidRDefault="0049518F" w:rsidP="0049518F">
      <w:pPr>
        <w:pStyle w:val="ListParagraph"/>
        <w:numPr>
          <w:ilvl w:val="0"/>
          <w:numId w:val="16"/>
        </w:numPr>
        <w:rPr>
          <w:sz w:val="28"/>
          <w:szCs w:val="28"/>
        </w:rPr>
      </w:pPr>
      <w:r>
        <w:rPr>
          <w:sz w:val="28"/>
          <w:szCs w:val="28"/>
        </w:rPr>
        <w:t>Thời gian nghiên cứu</w:t>
      </w:r>
    </w:p>
    <w:p w:rsidR="0049518F" w:rsidRDefault="0049518F" w:rsidP="0049518F">
      <w:pPr>
        <w:pStyle w:val="ListParagraph"/>
        <w:numPr>
          <w:ilvl w:val="0"/>
          <w:numId w:val="17"/>
        </w:numPr>
        <w:rPr>
          <w:sz w:val="28"/>
          <w:szCs w:val="28"/>
        </w:rPr>
      </w:pPr>
      <w:r>
        <w:rPr>
          <w:sz w:val="28"/>
          <w:szCs w:val="28"/>
        </w:rPr>
        <w:t>Năm học 2016- 2017</w:t>
      </w:r>
    </w:p>
    <w:p w:rsidR="00C57A8C" w:rsidRDefault="00C57A8C" w:rsidP="00C57A8C">
      <w:pPr>
        <w:pStyle w:val="ListParagraph"/>
        <w:ind w:left="1800"/>
        <w:rPr>
          <w:sz w:val="28"/>
          <w:szCs w:val="28"/>
        </w:rPr>
      </w:pPr>
    </w:p>
    <w:p w:rsidR="00C57A8C" w:rsidRDefault="00C57A8C" w:rsidP="00C57A8C">
      <w:pPr>
        <w:pStyle w:val="ListParagraph"/>
        <w:numPr>
          <w:ilvl w:val="0"/>
          <w:numId w:val="9"/>
        </w:numPr>
        <w:rPr>
          <w:sz w:val="28"/>
          <w:szCs w:val="28"/>
        </w:rPr>
      </w:pPr>
      <w:r>
        <w:rPr>
          <w:sz w:val="28"/>
          <w:szCs w:val="28"/>
        </w:rPr>
        <w:t>NỘI DUNG</w:t>
      </w:r>
    </w:p>
    <w:p w:rsidR="00C57A8C" w:rsidRDefault="00C57A8C" w:rsidP="00C57A8C">
      <w:pPr>
        <w:pStyle w:val="ListParagraph"/>
        <w:numPr>
          <w:ilvl w:val="0"/>
          <w:numId w:val="18"/>
        </w:numPr>
        <w:rPr>
          <w:sz w:val="28"/>
          <w:szCs w:val="28"/>
        </w:rPr>
      </w:pPr>
      <w:r>
        <w:rPr>
          <w:sz w:val="28"/>
          <w:szCs w:val="28"/>
        </w:rPr>
        <w:t>CƠ SỞ LÝ LUẬN CỦA VẤN ĐỀ</w:t>
      </w:r>
    </w:p>
    <w:p w:rsidR="00C21F9F" w:rsidRDefault="00C57A8C" w:rsidP="00C21F9F">
      <w:pPr>
        <w:pStyle w:val="ListParagraph"/>
        <w:ind w:left="1440"/>
        <w:rPr>
          <w:sz w:val="28"/>
          <w:szCs w:val="28"/>
        </w:rPr>
      </w:pPr>
      <w:r>
        <w:rPr>
          <w:sz w:val="28"/>
          <w:szCs w:val="28"/>
        </w:rPr>
        <w:t>Ứng dụng CNTT trong việc dạy và học ngoại ngữ</w:t>
      </w:r>
      <w:r w:rsidR="00ED7D70">
        <w:rPr>
          <w:sz w:val="28"/>
          <w:szCs w:val="28"/>
        </w:rPr>
        <w:t>- phương pháp dạy học hiện đại này mang lại rất nhiều mặt tích cự</w:t>
      </w:r>
      <w:r w:rsidR="00E1070D">
        <w:rPr>
          <w:sz w:val="28"/>
          <w:szCs w:val="28"/>
        </w:rPr>
        <w:t>c bởi vì</w:t>
      </w:r>
      <w:r w:rsidR="007E6142">
        <w:rPr>
          <w:sz w:val="28"/>
          <w:szCs w:val="28"/>
        </w:rPr>
        <w:t xml:space="preserve"> hình thức dạy học này làm thay đổi hoàn toàn </w:t>
      </w:r>
      <w:r w:rsidR="00600883">
        <w:rPr>
          <w:sz w:val="28"/>
          <w:szCs w:val="28"/>
        </w:rPr>
        <w:t xml:space="preserve">phương pháp dạy học truyền thống, giáo viên sẽ hoàn toàn thoát ly được bụi phấn, kiến thức sẽ được truyền tải </w:t>
      </w:r>
      <w:r w:rsidR="00E1070D">
        <w:rPr>
          <w:sz w:val="28"/>
          <w:szCs w:val="28"/>
        </w:rPr>
        <w:t xml:space="preserve">sinh động, phong phú và dễ hiểu hơn. Tuy nhiên, </w:t>
      </w:r>
      <w:r w:rsidR="00C21F9F">
        <w:rPr>
          <w:sz w:val="28"/>
          <w:szCs w:val="28"/>
        </w:rPr>
        <w:t>việc soạn giáo án điện tử lại là một điều không đơn giản bởi vì những lí do sau. Thứ nhất, sử dụng giáo án điện tử</w:t>
      </w:r>
      <w:r w:rsidR="00A72226">
        <w:rPr>
          <w:sz w:val="28"/>
          <w:szCs w:val="28"/>
        </w:rPr>
        <w:t xml:space="preserve"> thì giáo viên cần chuẩn bị kỹ càng khi đến lớp, vì vậy sẽ mất rất nhiều thời gian để tìm âm thanh, hình </w:t>
      </w:r>
      <w:r w:rsidR="00A72226">
        <w:rPr>
          <w:sz w:val="28"/>
          <w:szCs w:val="28"/>
        </w:rPr>
        <w:lastRenderedPageBreak/>
        <w:t>ảnh, tư liệu minh họa.. cho phù hợp với nội dung bài giảng. Hơn nữa, khi sử dụng giáo án điện tử, ngoài những kiến thức về sử dụng máy tính, giáo viên cũng cần có sự nhạy bén, tính sáng tạo và quan trọng nhất là phải có niềm đam mê phương pháp dạy học hiện đại này</w:t>
      </w:r>
      <w:r w:rsidR="00074F82">
        <w:rPr>
          <w:sz w:val="28"/>
          <w:szCs w:val="28"/>
        </w:rPr>
        <w:t>.</w:t>
      </w:r>
    </w:p>
    <w:p w:rsidR="00074F82" w:rsidRDefault="00074F82" w:rsidP="00C21F9F">
      <w:pPr>
        <w:pStyle w:val="ListParagraph"/>
        <w:ind w:left="1440"/>
        <w:rPr>
          <w:sz w:val="28"/>
          <w:szCs w:val="28"/>
        </w:rPr>
      </w:pPr>
      <w:r>
        <w:rPr>
          <w:sz w:val="28"/>
          <w:szCs w:val="28"/>
        </w:rPr>
        <w:t>Chính vì những khó khăn trên mà các tiết dạy có ứng dụng CNTT rất hạn chế .</w:t>
      </w:r>
    </w:p>
    <w:p w:rsidR="00606517" w:rsidRPr="00642199" w:rsidRDefault="00642199" w:rsidP="00A70881">
      <w:pPr>
        <w:pStyle w:val="ListParagraph"/>
        <w:rPr>
          <w:b/>
          <w:sz w:val="28"/>
          <w:szCs w:val="28"/>
        </w:rPr>
      </w:pPr>
      <w:r w:rsidRPr="00642199">
        <w:rPr>
          <w:b/>
          <w:sz w:val="28"/>
          <w:szCs w:val="28"/>
        </w:rPr>
        <w:t>http://thpt-damdoi-camau.edu.vn/news/Bai-viet-khac/Ung-dung-cong-nghe-thong-tin-vao-giang-day-mon-tieng-Anh-o-truong-THPT-419.html</w:t>
      </w:r>
    </w:p>
    <w:p w:rsidR="00606517" w:rsidRDefault="00606517" w:rsidP="00A70881">
      <w:pPr>
        <w:pStyle w:val="ListParagraph"/>
        <w:rPr>
          <w:sz w:val="28"/>
          <w:szCs w:val="28"/>
        </w:rPr>
      </w:pPr>
    </w:p>
    <w:p w:rsidR="009F6354" w:rsidRDefault="009F6354" w:rsidP="009F6354">
      <w:pPr>
        <w:rPr>
          <w:sz w:val="28"/>
          <w:szCs w:val="28"/>
        </w:rPr>
      </w:pPr>
      <w:r w:rsidRPr="009F6354">
        <w:rPr>
          <w:sz w:val="28"/>
          <w:szCs w:val="28"/>
        </w:rPr>
        <w:t xml:space="preserve">Trong những năm </w:t>
      </w:r>
      <w:ins w:id="2" w:author="andongnhi" w:date="2017-05-18T07:48:00Z">
        <w:r w:rsidRPr="009F6354">
          <w:rPr>
            <w:sz w:val="28"/>
            <w:szCs w:val="28"/>
          </w:rPr>
          <w:t>g</w:t>
        </w:r>
        <w:r w:rsidR="00CF4DB0">
          <w:rPr>
            <w:sz w:val="28"/>
            <w:szCs w:val="28"/>
          </w:rPr>
          <w:t>ần</w:t>
        </w:r>
      </w:ins>
      <w:r w:rsidR="0031256D">
        <w:rPr>
          <w:sz w:val="28"/>
          <w:szCs w:val="28"/>
        </w:rPr>
        <w:t xml:space="preserve"> </w:t>
      </w:r>
      <w:r w:rsidRPr="009F6354">
        <w:rPr>
          <w:sz w:val="28"/>
          <w:szCs w:val="28"/>
        </w:rPr>
        <w:t xml:space="preserve">đây,  </w:t>
      </w:r>
      <w:r w:rsidR="00B45B4E">
        <w:rPr>
          <w:sz w:val="28"/>
          <w:szCs w:val="28"/>
        </w:rPr>
        <w:t xml:space="preserve">chúng ta </w:t>
      </w:r>
      <w:ins w:id="3" w:author="andongnhi" w:date="2017-05-18T07:48:00Z">
        <w:r w:rsidRPr="009F6354">
          <w:rPr>
            <w:sz w:val="28"/>
            <w:szCs w:val="28"/>
          </w:rPr>
          <w:t>muốn</w:t>
        </w:r>
      </w:ins>
      <w:r w:rsidRPr="009F6354">
        <w:rPr>
          <w:sz w:val="28"/>
          <w:szCs w:val="28"/>
        </w:rPr>
        <w:t xml:space="preserve"> bước đến sự tiến bộ văn minh </w:t>
      </w:r>
      <w:ins w:id="4" w:author="andongnhi" w:date="2017-05-18T07:48:00Z">
        <w:r w:rsidR="00CF4DB0">
          <w:rPr>
            <w:sz w:val="28"/>
            <w:szCs w:val="28"/>
          </w:rPr>
          <w:t>thì</w:t>
        </w:r>
      </w:ins>
      <w:r w:rsidR="0031256D">
        <w:rPr>
          <w:sz w:val="28"/>
          <w:szCs w:val="28"/>
        </w:rPr>
        <w:t xml:space="preserve"> </w:t>
      </w:r>
      <w:r w:rsidRPr="009F6354">
        <w:rPr>
          <w:sz w:val="28"/>
          <w:szCs w:val="28"/>
        </w:rPr>
        <w:t xml:space="preserve">cần phải hòa nhập với cộng đồng quốc tế, và để hòa nhập thì có cùng ngôn ngữ chung là điều </w:t>
      </w:r>
      <w:ins w:id="5" w:author="andongnhi" w:date="2017-05-18T07:48:00Z">
        <w:r w:rsidR="00CF4DB0">
          <w:rPr>
            <w:sz w:val="28"/>
            <w:szCs w:val="28"/>
          </w:rPr>
          <w:t>cấp</w:t>
        </w:r>
      </w:ins>
      <w:r w:rsidRPr="009F6354">
        <w:rPr>
          <w:sz w:val="28"/>
          <w:szCs w:val="28"/>
        </w:rPr>
        <w:t xml:space="preserve"> thiết ! Tiếng Anh- ngôn ngữ mà chúng ta cần giờ đã trở thành nhu cầu học tậ</w:t>
      </w:r>
      <w:r w:rsidR="00B45B4E">
        <w:rPr>
          <w:sz w:val="28"/>
          <w:szCs w:val="28"/>
        </w:rPr>
        <w:t>p</w:t>
      </w:r>
      <w:r w:rsidRPr="009F6354">
        <w:rPr>
          <w:sz w:val="28"/>
          <w:szCs w:val="28"/>
        </w:rPr>
        <w:t xml:space="preserve"> thiết yếu của con người , xong việc học một ngôn ngữ khác trong môi trường không đủ điều kiện là một sự khó khăn vô cùng , chính vì thế việc áp dụng công nghệ thông tin trong việc giảng dạy và học Tiếng Anh là điều cần thiết và hiệu quả. Trong công tác giảng dạy</w:t>
      </w:r>
      <w:r w:rsidR="00B45B4E">
        <w:rPr>
          <w:sz w:val="28"/>
          <w:szCs w:val="28"/>
        </w:rPr>
        <w:t xml:space="preserve">, </w:t>
      </w:r>
      <w:r w:rsidRPr="009F6354">
        <w:rPr>
          <w:sz w:val="28"/>
          <w:szCs w:val="28"/>
        </w:rPr>
        <w:t xml:space="preserve"> công nghệ thông tin giúp người giảng dễ dàng truyền đạt sinh động nội dung kiến thức một cách cụ thể qua hình ảnh , video,... đưa kiến thức hiểu biết đến người học một cách dễ dàng </w:t>
      </w:r>
      <w:ins w:id="6" w:author="andongnhi" w:date="2017-05-18T07:48:00Z">
        <w:r w:rsidR="00CF4DB0">
          <w:rPr>
            <w:sz w:val="28"/>
            <w:szCs w:val="28"/>
          </w:rPr>
          <w:t>và</w:t>
        </w:r>
        <w:r w:rsidRPr="009F6354">
          <w:rPr>
            <w:sz w:val="28"/>
            <w:szCs w:val="28"/>
          </w:rPr>
          <w:t xml:space="preserve"> </w:t>
        </w:r>
      </w:ins>
      <w:r w:rsidRPr="009F6354">
        <w:rPr>
          <w:sz w:val="28"/>
          <w:szCs w:val="28"/>
        </w:rPr>
        <w:t>sâu sắ</w:t>
      </w:r>
      <w:r w:rsidR="00B45B4E">
        <w:rPr>
          <w:sz w:val="28"/>
          <w:szCs w:val="28"/>
        </w:rPr>
        <w:t>c</w:t>
      </w:r>
      <w:ins w:id="7" w:author="andongnhi" w:date="2017-05-18T07:48:00Z">
        <w:r w:rsidR="00CF4DB0">
          <w:rPr>
            <w:sz w:val="28"/>
            <w:szCs w:val="28"/>
          </w:rPr>
          <w:t xml:space="preserve"> hơn</w:t>
        </w:r>
      </w:ins>
      <w:r w:rsidRPr="009F6354">
        <w:rPr>
          <w:sz w:val="28"/>
          <w:szCs w:val="28"/>
        </w:rPr>
        <w:t>. Ngoài ra</w:t>
      </w:r>
      <w:r w:rsidR="00B45B4E">
        <w:rPr>
          <w:sz w:val="28"/>
          <w:szCs w:val="28"/>
        </w:rPr>
        <w:t>,</w:t>
      </w:r>
      <w:r w:rsidRPr="009F6354">
        <w:rPr>
          <w:sz w:val="28"/>
          <w:szCs w:val="28"/>
        </w:rPr>
        <w:t xml:space="preserve"> vừa trau dồi cập nhập được thêm nhiề</w:t>
      </w:r>
      <w:r w:rsidR="00B45B4E">
        <w:rPr>
          <w:sz w:val="28"/>
          <w:szCs w:val="28"/>
        </w:rPr>
        <w:t>u thông tin</w:t>
      </w:r>
      <w:r w:rsidRPr="009F6354">
        <w:rPr>
          <w:sz w:val="28"/>
          <w:szCs w:val="28"/>
        </w:rPr>
        <w:t>, tri thứ</w:t>
      </w:r>
      <w:r w:rsidR="00B45B4E">
        <w:rPr>
          <w:sz w:val="28"/>
          <w:szCs w:val="28"/>
        </w:rPr>
        <w:t>c</w:t>
      </w:r>
      <w:r w:rsidRPr="009F6354">
        <w:rPr>
          <w:sz w:val="28"/>
          <w:szCs w:val="28"/>
        </w:rPr>
        <w:t xml:space="preserve">, kinh nghiệm cho chính bản thân và đưa những điều mới mẻ đó đến với người học. Đối với việc học </w:t>
      </w:r>
      <w:ins w:id="8" w:author="andongnhi" w:date="2017-05-18T07:48:00Z">
        <w:r w:rsidR="00CF4DB0">
          <w:rPr>
            <w:sz w:val="28"/>
            <w:szCs w:val="28"/>
          </w:rPr>
          <w:t>t</w:t>
        </w:r>
        <w:r w:rsidRPr="009F6354">
          <w:rPr>
            <w:sz w:val="28"/>
            <w:szCs w:val="28"/>
          </w:rPr>
          <w:t>iếng</w:t>
        </w:r>
      </w:ins>
      <w:r w:rsidR="0031256D">
        <w:rPr>
          <w:sz w:val="28"/>
          <w:szCs w:val="28"/>
        </w:rPr>
        <w:t xml:space="preserve"> </w:t>
      </w:r>
      <w:r w:rsidRPr="009F6354">
        <w:rPr>
          <w:sz w:val="28"/>
          <w:szCs w:val="28"/>
        </w:rPr>
        <w:t>Anh</w:t>
      </w:r>
      <w:r w:rsidR="00B45B4E">
        <w:rPr>
          <w:sz w:val="28"/>
          <w:szCs w:val="28"/>
        </w:rPr>
        <w:t>,</w:t>
      </w:r>
      <w:r w:rsidRPr="009F6354">
        <w:rPr>
          <w:sz w:val="28"/>
          <w:szCs w:val="28"/>
        </w:rPr>
        <w:t xml:space="preserve">  công nghệ thông tin giúp chúng ta hiện thực hóa những điều mình tiếp nhận , biết mình tìm gì, học gì , và hiểu gì chứ không đơn thuần là trên cơ sở lý thuyết, từ đó việc học </w:t>
      </w:r>
      <w:ins w:id="9" w:author="andongnhi" w:date="2017-05-18T07:48:00Z">
        <w:r w:rsidR="00CF4DB0">
          <w:rPr>
            <w:sz w:val="28"/>
            <w:szCs w:val="28"/>
          </w:rPr>
          <w:t>t</w:t>
        </w:r>
        <w:r w:rsidRPr="009F6354">
          <w:rPr>
            <w:sz w:val="28"/>
            <w:szCs w:val="28"/>
          </w:rPr>
          <w:t>iếng</w:t>
        </w:r>
      </w:ins>
      <w:r w:rsidR="0031256D">
        <w:rPr>
          <w:sz w:val="28"/>
          <w:szCs w:val="28"/>
        </w:rPr>
        <w:t xml:space="preserve"> </w:t>
      </w:r>
      <w:r w:rsidRPr="009F6354">
        <w:rPr>
          <w:sz w:val="28"/>
          <w:szCs w:val="28"/>
        </w:rPr>
        <w:t xml:space="preserve"> Anh sẽ trở nên thú vị và gây hứng thú hơn. Đối với môi trường học không có điều kiện thực hành giao tiếp , thực hành kiến thức thực tế thì công nghệ thông tin chính là công cụ hỗ trợ đắc lực để kết nối mọi người</w:t>
      </w:r>
      <w:del w:id="10" w:author="andongnhi" w:date="2017-05-18T07:48:00Z">
        <w:r w:rsidRPr="009F6354">
          <w:rPr>
            <w:sz w:val="28"/>
            <w:szCs w:val="28"/>
          </w:rPr>
          <w:delText xml:space="preserve"> </w:delText>
        </w:r>
      </w:del>
      <w:r w:rsidRPr="009F6354">
        <w:rPr>
          <w:sz w:val="28"/>
          <w:szCs w:val="28"/>
        </w:rPr>
        <w:t>, bạn bè có thể cùng nhau thực hành</w:t>
      </w:r>
      <w:del w:id="11" w:author="andongnhi" w:date="2017-05-18T07:48:00Z">
        <w:r w:rsidRPr="009F6354">
          <w:rPr>
            <w:sz w:val="28"/>
            <w:szCs w:val="28"/>
          </w:rPr>
          <w:delText xml:space="preserve"> </w:delText>
        </w:r>
      </w:del>
      <w:r w:rsidRPr="009F6354">
        <w:rPr>
          <w:sz w:val="28"/>
          <w:szCs w:val="28"/>
        </w:rPr>
        <w:t xml:space="preserve">, cùng nhau trao đổi vốn từ, cách giao tiếp ... kết nối tới bạn bè cùng học </w:t>
      </w:r>
      <w:ins w:id="12" w:author="andongnhi" w:date="2017-05-18T07:48:00Z">
        <w:r w:rsidR="00CF4DB0">
          <w:rPr>
            <w:sz w:val="28"/>
            <w:szCs w:val="28"/>
          </w:rPr>
          <w:t>t</w:t>
        </w:r>
        <w:r w:rsidRPr="009F6354">
          <w:rPr>
            <w:sz w:val="28"/>
            <w:szCs w:val="28"/>
          </w:rPr>
          <w:t>iếng</w:t>
        </w:r>
      </w:ins>
      <w:r w:rsidRPr="009F6354">
        <w:rPr>
          <w:sz w:val="28"/>
          <w:szCs w:val="28"/>
        </w:rPr>
        <w:t xml:space="preserve"> Anh trên toàn thế giớ</w:t>
      </w:r>
      <w:r w:rsidR="00B45B4E">
        <w:rPr>
          <w:sz w:val="28"/>
          <w:szCs w:val="28"/>
        </w:rPr>
        <w:t>i</w:t>
      </w:r>
      <w:r w:rsidRPr="009F6354">
        <w:rPr>
          <w:sz w:val="28"/>
          <w:szCs w:val="28"/>
        </w:rPr>
        <w:t>. Như vậy có thể thấy</w:t>
      </w:r>
      <w:ins w:id="13" w:author="andongnhi" w:date="2017-05-18T07:48:00Z">
        <w:r w:rsidR="00CF4DB0">
          <w:rPr>
            <w:sz w:val="28"/>
            <w:szCs w:val="28"/>
          </w:rPr>
          <w:t>,</w:t>
        </w:r>
      </w:ins>
      <w:r w:rsidRPr="009F6354">
        <w:rPr>
          <w:sz w:val="28"/>
          <w:szCs w:val="28"/>
        </w:rPr>
        <w:t xml:space="preserve"> việc áp dụng công nghệ thông tin trong việc giảng dạy và học tập tiếng </w:t>
      </w:r>
      <w:r w:rsidR="00B45B4E">
        <w:rPr>
          <w:sz w:val="28"/>
          <w:szCs w:val="28"/>
        </w:rPr>
        <w:t>A</w:t>
      </w:r>
      <w:r w:rsidRPr="009F6354">
        <w:rPr>
          <w:sz w:val="28"/>
          <w:szCs w:val="28"/>
        </w:rPr>
        <w:t>nh là điều đúng đắn</w:t>
      </w:r>
      <w:del w:id="14" w:author="andongnhi" w:date="2017-05-18T07:48:00Z">
        <w:r w:rsidRPr="009F6354">
          <w:rPr>
            <w:sz w:val="28"/>
            <w:szCs w:val="28"/>
          </w:rPr>
          <w:delText xml:space="preserve"> </w:delText>
        </w:r>
      </w:del>
      <w:r w:rsidRPr="009F6354">
        <w:rPr>
          <w:sz w:val="28"/>
          <w:szCs w:val="28"/>
        </w:rPr>
        <w:t>, hợp lí và cần thiết để đem lại hi</w:t>
      </w:r>
      <w:r w:rsidR="00B45B4E">
        <w:rPr>
          <w:sz w:val="28"/>
          <w:szCs w:val="28"/>
        </w:rPr>
        <w:t>ệ</w:t>
      </w:r>
      <w:r w:rsidRPr="009F6354">
        <w:rPr>
          <w:sz w:val="28"/>
          <w:szCs w:val="28"/>
        </w:rPr>
        <w:t xml:space="preserve">u quả cao trong công tác giảng dạy và học tập tiếng </w:t>
      </w:r>
      <w:r w:rsidR="00B45B4E">
        <w:rPr>
          <w:sz w:val="28"/>
          <w:szCs w:val="28"/>
        </w:rPr>
        <w:t>A</w:t>
      </w:r>
      <w:r w:rsidRPr="009F6354">
        <w:rPr>
          <w:sz w:val="28"/>
          <w:szCs w:val="28"/>
        </w:rPr>
        <w:t>nh</w:t>
      </w:r>
      <w:del w:id="15" w:author="andongnhi" w:date="2017-05-18T07:48:00Z">
        <w:r w:rsidRPr="009F6354">
          <w:rPr>
            <w:sz w:val="28"/>
            <w:szCs w:val="28"/>
          </w:rPr>
          <w:delText xml:space="preserve"> </w:delText>
        </w:r>
      </w:del>
      <w:r w:rsidRPr="009F6354">
        <w:rPr>
          <w:sz w:val="28"/>
          <w:szCs w:val="28"/>
        </w:rPr>
        <w:t>. Sự tiện lợi</w:t>
      </w:r>
      <w:del w:id="16" w:author="andongnhi" w:date="2017-05-18T07:48:00Z">
        <w:r w:rsidRPr="009F6354">
          <w:rPr>
            <w:sz w:val="28"/>
            <w:szCs w:val="28"/>
          </w:rPr>
          <w:delText xml:space="preserve"> </w:delText>
        </w:r>
      </w:del>
      <w:r w:rsidRPr="009F6354">
        <w:rPr>
          <w:sz w:val="28"/>
          <w:szCs w:val="28"/>
        </w:rPr>
        <w:t>, hiệu quả tích cực</w:t>
      </w:r>
      <w:del w:id="17" w:author="andongnhi" w:date="2017-05-18T07:48:00Z">
        <w:r w:rsidRPr="009F6354">
          <w:rPr>
            <w:sz w:val="28"/>
            <w:szCs w:val="28"/>
          </w:rPr>
          <w:delText xml:space="preserve"> </w:delText>
        </w:r>
      </w:del>
      <w:r w:rsidRPr="009F6354">
        <w:rPr>
          <w:sz w:val="28"/>
          <w:szCs w:val="28"/>
        </w:rPr>
        <w:t xml:space="preserve">, gây hứng thú , giữ kiến thức thật lâu và hiểu sâu sắc bài học tiếng </w:t>
      </w:r>
      <w:r w:rsidR="00B45B4E">
        <w:rPr>
          <w:sz w:val="28"/>
          <w:szCs w:val="28"/>
        </w:rPr>
        <w:t>A</w:t>
      </w:r>
      <w:r w:rsidRPr="009F6354">
        <w:rPr>
          <w:sz w:val="28"/>
          <w:szCs w:val="28"/>
        </w:rPr>
        <w:t xml:space="preserve">nh mà công nghệ thông tin có thể làm được cho người dạy và người học là điều tích cực mà chúng ta cần xem xét để đưa công </w:t>
      </w:r>
      <w:r w:rsidRPr="009F6354">
        <w:rPr>
          <w:sz w:val="28"/>
          <w:szCs w:val="28"/>
        </w:rPr>
        <w:lastRenderedPageBreak/>
        <w:t xml:space="preserve">nghệ thông tin tới gần hơn nữa tới </w:t>
      </w:r>
      <w:r w:rsidR="00B45B4E">
        <w:rPr>
          <w:sz w:val="28"/>
          <w:szCs w:val="28"/>
        </w:rPr>
        <w:t>người học</w:t>
      </w:r>
      <w:r w:rsidRPr="009F6354">
        <w:rPr>
          <w:sz w:val="28"/>
          <w:szCs w:val="28"/>
        </w:rPr>
        <w:t xml:space="preserve"> bởi sau cùng cái đích chúng ta cùng hướng đến đó là thông thạo Tiếng Anh và có cơ hội hòa nhập với bạn bè quốc tế! </w:t>
      </w:r>
    </w:p>
    <w:p w:rsidR="000770F0" w:rsidRPr="009F6354" w:rsidRDefault="000770F0" w:rsidP="009F6354">
      <w:pPr>
        <w:rPr>
          <w:sz w:val="28"/>
          <w:szCs w:val="28"/>
        </w:rPr>
      </w:pPr>
    </w:p>
    <w:p w:rsidR="00606517" w:rsidRDefault="000770F0" w:rsidP="000770F0">
      <w:pPr>
        <w:pStyle w:val="ListParagraph"/>
        <w:tabs>
          <w:tab w:val="left" w:pos="1710"/>
        </w:tabs>
        <w:rPr>
          <w:sz w:val="28"/>
          <w:szCs w:val="28"/>
        </w:rPr>
      </w:pPr>
      <w:r>
        <w:rPr>
          <w:sz w:val="28"/>
          <w:szCs w:val="28"/>
        </w:rPr>
        <w:tab/>
        <w:t>II. THỰC TRẠNG VÀ PHÂN TÍCH THỰC TRẠNG</w:t>
      </w:r>
    </w:p>
    <w:p w:rsidR="00606517" w:rsidRDefault="0031256D" w:rsidP="0031256D">
      <w:pPr>
        <w:tabs>
          <w:tab w:val="left" w:pos="1710"/>
        </w:tabs>
        <w:rPr>
          <w:sz w:val="28"/>
          <w:szCs w:val="28"/>
        </w:rPr>
      </w:pPr>
      <w:r>
        <w:rPr>
          <w:sz w:val="28"/>
          <w:szCs w:val="28"/>
        </w:rPr>
        <w:t>III.NHỮNG BIỆN PHÁP GIẢI QUYẾT VẤN ĐỀ</w:t>
      </w:r>
    </w:p>
    <w:p w:rsidR="0031256D" w:rsidRDefault="0031256D" w:rsidP="0031256D">
      <w:pPr>
        <w:pStyle w:val="ListParagraph"/>
        <w:numPr>
          <w:ilvl w:val="0"/>
          <w:numId w:val="19"/>
        </w:numPr>
        <w:tabs>
          <w:tab w:val="left" w:pos="1710"/>
        </w:tabs>
        <w:rPr>
          <w:sz w:val="28"/>
          <w:szCs w:val="28"/>
        </w:rPr>
      </w:pPr>
      <w:r>
        <w:rPr>
          <w:sz w:val="28"/>
          <w:szCs w:val="28"/>
        </w:rPr>
        <w:t>KHẢO SÁT CHẤT LƯỢNG ĐẦU NĂM HỌC</w:t>
      </w:r>
    </w:p>
    <w:p w:rsidR="0031256D" w:rsidRDefault="0031256D" w:rsidP="0031256D">
      <w:pPr>
        <w:pStyle w:val="ListParagraph"/>
        <w:tabs>
          <w:tab w:val="left" w:pos="1710"/>
        </w:tabs>
        <w:rPr>
          <w:sz w:val="28"/>
          <w:szCs w:val="28"/>
        </w:rPr>
      </w:pPr>
      <w:r>
        <w:rPr>
          <w:sz w:val="28"/>
          <w:szCs w:val="28"/>
        </w:rPr>
        <w:t>Để thực hiện đề tài này, từ đầu năm tôi đã tiến hành kiểm tra khảo sát chất lượng bộ môn của 3 lớp khối 11( 11a1,11a7 và 11a8) do tôi giảng dạy trong năm học 2016-2017. Kết quả khảo sát như sau:</w:t>
      </w:r>
    </w:p>
    <w:tbl>
      <w:tblPr>
        <w:tblStyle w:val="TableGrid"/>
        <w:tblW w:w="0" w:type="auto"/>
        <w:tblInd w:w="720" w:type="dxa"/>
        <w:tblLook w:val="04A0" w:firstRow="1" w:lastRow="0" w:firstColumn="1" w:lastColumn="0" w:noHBand="0" w:noVBand="1"/>
      </w:tblPr>
      <w:tblGrid>
        <w:gridCol w:w="1134"/>
        <w:gridCol w:w="1086"/>
        <w:gridCol w:w="1097"/>
        <w:gridCol w:w="1113"/>
        <w:gridCol w:w="1109"/>
        <w:gridCol w:w="1087"/>
        <w:gridCol w:w="1108"/>
        <w:gridCol w:w="1122"/>
      </w:tblGrid>
      <w:tr w:rsidR="0040784D" w:rsidTr="0040784D">
        <w:tc>
          <w:tcPr>
            <w:tcW w:w="1197" w:type="dxa"/>
          </w:tcPr>
          <w:p w:rsidR="0040784D" w:rsidRDefault="0040784D" w:rsidP="0031256D">
            <w:pPr>
              <w:pStyle w:val="ListParagraph"/>
              <w:tabs>
                <w:tab w:val="left" w:pos="1710"/>
              </w:tabs>
              <w:ind w:left="0"/>
              <w:rPr>
                <w:sz w:val="28"/>
                <w:szCs w:val="28"/>
              </w:rPr>
            </w:pPr>
            <w:r>
              <w:rPr>
                <w:sz w:val="28"/>
                <w:szCs w:val="28"/>
              </w:rPr>
              <w:t>Lớp</w:t>
            </w:r>
          </w:p>
        </w:tc>
        <w:tc>
          <w:tcPr>
            <w:tcW w:w="1197" w:type="dxa"/>
          </w:tcPr>
          <w:p w:rsidR="0040784D" w:rsidRDefault="0040784D" w:rsidP="0031256D">
            <w:pPr>
              <w:pStyle w:val="ListParagraph"/>
              <w:tabs>
                <w:tab w:val="left" w:pos="1710"/>
              </w:tabs>
              <w:ind w:left="0"/>
              <w:rPr>
                <w:sz w:val="28"/>
                <w:szCs w:val="28"/>
              </w:rPr>
            </w:pPr>
            <w:r>
              <w:rPr>
                <w:sz w:val="28"/>
                <w:szCs w:val="28"/>
              </w:rPr>
              <w:t>Sĩ số</w:t>
            </w:r>
          </w:p>
        </w:tc>
        <w:tc>
          <w:tcPr>
            <w:tcW w:w="1197" w:type="dxa"/>
          </w:tcPr>
          <w:p w:rsidR="0040784D" w:rsidRDefault="0040784D" w:rsidP="0031256D">
            <w:pPr>
              <w:pStyle w:val="ListParagraph"/>
              <w:tabs>
                <w:tab w:val="left" w:pos="1710"/>
              </w:tabs>
              <w:ind w:left="0"/>
              <w:rPr>
                <w:sz w:val="28"/>
                <w:szCs w:val="28"/>
              </w:rPr>
            </w:pPr>
            <w:r>
              <w:rPr>
                <w:sz w:val="28"/>
                <w:szCs w:val="28"/>
              </w:rPr>
              <w:t>Nữ</w:t>
            </w:r>
          </w:p>
        </w:tc>
        <w:tc>
          <w:tcPr>
            <w:tcW w:w="1197" w:type="dxa"/>
          </w:tcPr>
          <w:p w:rsidR="0040784D" w:rsidRDefault="0040784D" w:rsidP="0031256D">
            <w:pPr>
              <w:pStyle w:val="ListParagraph"/>
              <w:tabs>
                <w:tab w:val="left" w:pos="1710"/>
              </w:tabs>
              <w:ind w:left="0"/>
              <w:rPr>
                <w:sz w:val="28"/>
                <w:szCs w:val="28"/>
              </w:rPr>
            </w:pPr>
            <w:r>
              <w:rPr>
                <w:sz w:val="28"/>
                <w:szCs w:val="28"/>
              </w:rPr>
              <w:t>Giỏi</w:t>
            </w:r>
          </w:p>
        </w:tc>
        <w:tc>
          <w:tcPr>
            <w:tcW w:w="1197" w:type="dxa"/>
          </w:tcPr>
          <w:p w:rsidR="0040784D" w:rsidRDefault="0040784D" w:rsidP="0031256D">
            <w:pPr>
              <w:pStyle w:val="ListParagraph"/>
              <w:tabs>
                <w:tab w:val="left" w:pos="1710"/>
              </w:tabs>
              <w:ind w:left="0"/>
              <w:rPr>
                <w:sz w:val="28"/>
                <w:szCs w:val="28"/>
              </w:rPr>
            </w:pPr>
            <w:r>
              <w:rPr>
                <w:sz w:val="28"/>
                <w:szCs w:val="28"/>
              </w:rPr>
              <w:t xml:space="preserve">Khá </w:t>
            </w:r>
          </w:p>
        </w:tc>
        <w:tc>
          <w:tcPr>
            <w:tcW w:w="1197" w:type="dxa"/>
          </w:tcPr>
          <w:p w:rsidR="0040784D" w:rsidRDefault="0040784D" w:rsidP="0031256D">
            <w:pPr>
              <w:pStyle w:val="ListParagraph"/>
              <w:tabs>
                <w:tab w:val="left" w:pos="1710"/>
              </w:tabs>
              <w:ind w:left="0"/>
              <w:rPr>
                <w:sz w:val="28"/>
                <w:szCs w:val="28"/>
              </w:rPr>
            </w:pPr>
            <w:r>
              <w:rPr>
                <w:sz w:val="28"/>
                <w:szCs w:val="28"/>
              </w:rPr>
              <w:t>TB</w:t>
            </w:r>
          </w:p>
        </w:tc>
        <w:tc>
          <w:tcPr>
            <w:tcW w:w="1197" w:type="dxa"/>
          </w:tcPr>
          <w:p w:rsidR="0040784D" w:rsidRDefault="0040784D" w:rsidP="0031256D">
            <w:pPr>
              <w:pStyle w:val="ListParagraph"/>
              <w:tabs>
                <w:tab w:val="left" w:pos="1710"/>
              </w:tabs>
              <w:ind w:left="0"/>
              <w:rPr>
                <w:sz w:val="28"/>
                <w:szCs w:val="28"/>
              </w:rPr>
            </w:pPr>
            <w:r>
              <w:rPr>
                <w:sz w:val="28"/>
                <w:szCs w:val="28"/>
              </w:rPr>
              <w:t xml:space="preserve">Yếu </w:t>
            </w:r>
          </w:p>
        </w:tc>
        <w:tc>
          <w:tcPr>
            <w:tcW w:w="1197" w:type="dxa"/>
          </w:tcPr>
          <w:p w:rsidR="0040784D" w:rsidRDefault="0040784D" w:rsidP="0031256D">
            <w:pPr>
              <w:pStyle w:val="ListParagraph"/>
              <w:tabs>
                <w:tab w:val="left" w:pos="1710"/>
              </w:tabs>
              <w:ind w:left="0"/>
              <w:rPr>
                <w:sz w:val="28"/>
                <w:szCs w:val="28"/>
              </w:rPr>
            </w:pPr>
            <w:r>
              <w:rPr>
                <w:sz w:val="28"/>
                <w:szCs w:val="28"/>
              </w:rPr>
              <w:t>Kém</w:t>
            </w:r>
          </w:p>
        </w:tc>
      </w:tr>
      <w:tr w:rsidR="0040784D" w:rsidTr="0040784D">
        <w:tc>
          <w:tcPr>
            <w:tcW w:w="1197" w:type="dxa"/>
          </w:tcPr>
          <w:p w:rsidR="0040784D" w:rsidRDefault="0040784D" w:rsidP="0031256D">
            <w:pPr>
              <w:pStyle w:val="ListParagraph"/>
              <w:tabs>
                <w:tab w:val="left" w:pos="1710"/>
              </w:tabs>
              <w:ind w:left="0"/>
              <w:rPr>
                <w:sz w:val="28"/>
                <w:szCs w:val="28"/>
              </w:rPr>
            </w:pPr>
            <w:r>
              <w:rPr>
                <w:sz w:val="28"/>
                <w:szCs w:val="28"/>
              </w:rPr>
              <w:t>11A1</w:t>
            </w:r>
          </w:p>
        </w:tc>
        <w:tc>
          <w:tcPr>
            <w:tcW w:w="1197" w:type="dxa"/>
          </w:tcPr>
          <w:p w:rsidR="0040784D" w:rsidRDefault="0040784D" w:rsidP="0031256D">
            <w:pPr>
              <w:pStyle w:val="ListParagraph"/>
              <w:tabs>
                <w:tab w:val="left" w:pos="1710"/>
              </w:tabs>
              <w:ind w:left="0"/>
              <w:rPr>
                <w:sz w:val="28"/>
                <w:szCs w:val="28"/>
              </w:rPr>
            </w:pPr>
            <w:r>
              <w:rPr>
                <w:sz w:val="28"/>
                <w:szCs w:val="28"/>
              </w:rPr>
              <w:t>49</w:t>
            </w:r>
          </w:p>
        </w:tc>
        <w:tc>
          <w:tcPr>
            <w:tcW w:w="1197" w:type="dxa"/>
          </w:tcPr>
          <w:p w:rsidR="0040784D" w:rsidRDefault="0040784D" w:rsidP="0031256D">
            <w:pPr>
              <w:pStyle w:val="ListParagraph"/>
              <w:tabs>
                <w:tab w:val="left" w:pos="1710"/>
              </w:tabs>
              <w:ind w:left="0"/>
              <w:rPr>
                <w:sz w:val="28"/>
                <w:szCs w:val="28"/>
              </w:rPr>
            </w:pPr>
          </w:p>
        </w:tc>
        <w:tc>
          <w:tcPr>
            <w:tcW w:w="1197" w:type="dxa"/>
          </w:tcPr>
          <w:p w:rsidR="0040784D" w:rsidRDefault="0040784D" w:rsidP="0031256D">
            <w:pPr>
              <w:pStyle w:val="ListParagraph"/>
              <w:tabs>
                <w:tab w:val="left" w:pos="1710"/>
              </w:tabs>
              <w:ind w:left="0"/>
              <w:rPr>
                <w:sz w:val="28"/>
                <w:szCs w:val="28"/>
              </w:rPr>
            </w:pPr>
          </w:p>
        </w:tc>
        <w:tc>
          <w:tcPr>
            <w:tcW w:w="1197" w:type="dxa"/>
          </w:tcPr>
          <w:p w:rsidR="0040784D" w:rsidRDefault="0040784D" w:rsidP="0031256D">
            <w:pPr>
              <w:pStyle w:val="ListParagraph"/>
              <w:tabs>
                <w:tab w:val="left" w:pos="1710"/>
              </w:tabs>
              <w:ind w:left="0"/>
              <w:rPr>
                <w:sz w:val="28"/>
                <w:szCs w:val="28"/>
              </w:rPr>
            </w:pPr>
          </w:p>
        </w:tc>
        <w:tc>
          <w:tcPr>
            <w:tcW w:w="1197" w:type="dxa"/>
          </w:tcPr>
          <w:p w:rsidR="0040784D" w:rsidRDefault="0040784D" w:rsidP="0031256D">
            <w:pPr>
              <w:pStyle w:val="ListParagraph"/>
              <w:tabs>
                <w:tab w:val="left" w:pos="1710"/>
              </w:tabs>
              <w:ind w:left="0"/>
              <w:rPr>
                <w:sz w:val="28"/>
                <w:szCs w:val="28"/>
              </w:rPr>
            </w:pPr>
          </w:p>
        </w:tc>
        <w:tc>
          <w:tcPr>
            <w:tcW w:w="1197" w:type="dxa"/>
          </w:tcPr>
          <w:p w:rsidR="0040784D" w:rsidRDefault="0040784D" w:rsidP="0031256D">
            <w:pPr>
              <w:pStyle w:val="ListParagraph"/>
              <w:tabs>
                <w:tab w:val="left" w:pos="1710"/>
              </w:tabs>
              <w:ind w:left="0"/>
              <w:rPr>
                <w:sz w:val="28"/>
                <w:szCs w:val="28"/>
              </w:rPr>
            </w:pPr>
          </w:p>
        </w:tc>
        <w:tc>
          <w:tcPr>
            <w:tcW w:w="1197" w:type="dxa"/>
          </w:tcPr>
          <w:p w:rsidR="0040784D" w:rsidRDefault="0040784D" w:rsidP="0031256D">
            <w:pPr>
              <w:pStyle w:val="ListParagraph"/>
              <w:tabs>
                <w:tab w:val="left" w:pos="1710"/>
              </w:tabs>
              <w:ind w:left="0"/>
              <w:rPr>
                <w:sz w:val="28"/>
                <w:szCs w:val="28"/>
              </w:rPr>
            </w:pPr>
          </w:p>
        </w:tc>
      </w:tr>
      <w:tr w:rsidR="0040784D" w:rsidTr="0040784D">
        <w:tc>
          <w:tcPr>
            <w:tcW w:w="1197" w:type="dxa"/>
          </w:tcPr>
          <w:p w:rsidR="0040784D" w:rsidRDefault="0040784D" w:rsidP="0031256D">
            <w:pPr>
              <w:pStyle w:val="ListParagraph"/>
              <w:tabs>
                <w:tab w:val="left" w:pos="1710"/>
              </w:tabs>
              <w:ind w:left="0"/>
              <w:rPr>
                <w:sz w:val="28"/>
                <w:szCs w:val="28"/>
              </w:rPr>
            </w:pPr>
            <w:r>
              <w:rPr>
                <w:sz w:val="28"/>
                <w:szCs w:val="28"/>
              </w:rPr>
              <w:t>11A7</w:t>
            </w:r>
          </w:p>
        </w:tc>
        <w:tc>
          <w:tcPr>
            <w:tcW w:w="1197" w:type="dxa"/>
          </w:tcPr>
          <w:p w:rsidR="0040784D" w:rsidRDefault="0040784D" w:rsidP="0031256D">
            <w:pPr>
              <w:pStyle w:val="ListParagraph"/>
              <w:tabs>
                <w:tab w:val="left" w:pos="1710"/>
              </w:tabs>
              <w:ind w:left="0"/>
              <w:rPr>
                <w:sz w:val="28"/>
                <w:szCs w:val="28"/>
              </w:rPr>
            </w:pPr>
            <w:r>
              <w:rPr>
                <w:sz w:val="28"/>
                <w:szCs w:val="28"/>
              </w:rPr>
              <w:t>50</w:t>
            </w:r>
          </w:p>
        </w:tc>
        <w:tc>
          <w:tcPr>
            <w:tcW w:w="1197" w:type="dxa"/>
          </w:tcPr>
          <w:p w:rsidR="0040784D" w:rsidRDefault="0040784D" w:rsidP="0031256D">
            <w:pPr>
              <w:pStyle w:val="ListParagraph"/>
              <w:tabs>
                <w:tab w:val="left" w:pos="1710"/>
              </w:tabs>
              <w:ind w:left="0"/>
              <w:rPr>
                <w:sz w:val="28"/>
                <w:szCs w:val="28"/>
              </w:rPr>
            </w:pPr>
            <w:r>
              <w:rPr>
                <w:sz w:val="28"/>
                <w:szCs w:val="28"/>
              </w:rPr>
              <w:t>40</w:t>
            </w:r>
          </w:p>
        </w:tc>
        <w:tc>
          <w:tcPr>
            <w:tcW w:w="1197" w:type="dxa"/>
          </w:tcPr>
          <w:p w:rsidR="0040784D" w:rsidRDefault="0040784D" w:rsidP="0031256D">
            <w:pPr>
              <w:pStyle w:val="ListParagraph"/>
              <w:tabs>
                <w:tab w:val="left" w:pos="1710"/>
              </w:tabs>
              <w:ind w:left="0"/>
              <w:rPr>
                <w:sz w:val="28"/>
                <w:szCs w:val="28"/>
              </w:rPr>
            </w:pPr>
          </w:p>
        </w:tc>
        <w:tc>
          <w:tcPr>
            <w:tcW w:w="1197" w:type="dxa"/>
          </w:tcPr>
          <w:p w:rsidR="0040784D" w:rsidRDefault="0040784D" w:rsidP="0031256D">
            <w:pPr>
              <w:pStyle w:val="ListParagraph"/>
              <w:tabs>
                <w:tab w:val="left" w:pos="1710"/>
              </w:tabs>
              <w:ind w:left="0"/>
              <w:rPr>
                <w:sz w:val="28"/>
                <w:szCs w:val="28"/>
              </w:rPr>
            </w:pPr>
          </w:p>
        </w:tc>
        <w:tc>
          <w:tcPr>
            <w:tcW w:w="1197" w:type="dxa"/>
          </w:tcPr>
          <w:p w:rsidR="0040784D" w:rsidRDefault="0040784D" w:rsidP="0031256D">
            <w:pPr>
              <w:pStyle w:val="ListParagraph"/>
              <w:tabs>
                <w:tab w:val="left" w:pos="1710"/>
              </w:tabs>
              <w:ind w:left="0"/>
              <w:rPr>
                <w:sz w:val="28"/>
                <w:szCs w:val="28"/>
              </w:rPr>
            </w:pPr>
          </w:p>
        </w:tc>
        <w:tc>
          <w:tcPr>
            <w:tcW w:w="1197" w:type="dxa"/>
          </w:tcPr>
          <w:p w:rsidR="0040784D" w:rsidRDefault="0040784D" w:rsidP="0031256D">
            <w:pPr>
              <w:pStyle w:val="ListParagraph"/>
              <w:tabs>
                <w:tab w:val="left" w:pos="1710"/>
              </w:tabs>
              <w:ind w:left="0"/>
              <w:rPr>
                <w:sz w:val="28"/>
                <w:szCs w:val="28"/>
              </w:rPr>
            </w:pPr>
          </w:p>
        </w:tc>
        <w:tc>
          <w:tcPr>
            <w:tcW w:w="1197" w:type="dxa"/>
          </w:tcPr>
          <w:p w:rsidR="0040784D" w:rsidRDefault="0040784D" w:rsidP="0031256D">
            <w:pPr>
              <w:pStyle w:val="ListParagraph"/>
              <w:tabs>
                <w:tab w:val="left" w:pos="1710"/>
              </w:tabs>
              <w:ind w:left="0"/>
              <w:rPr>
                <w:sz w:val="28"/>
                <w:szCs w:val="28"/>
              </w:rPr>
            </w:pPr>
          </w:p>
        </w:tc>
      </w:tr>
      <w:tr w:rsidR="0040784D" w:rsidTr="0040784D">
        <w:tc>
          <w:tcPr>
            <w:tcW w:w="1197" w:type="dxa"/>
          </w:tcPr>
          <w:p w:rsidR="0040784D" w:rsidRDefault="0040784D" w:rsidP="0031256D">
            <w:pPr>
              <w:pStyle w:val="ListParagraph"/>
              <w:tabs>
                <w:tab w:val="left" w:pos="1710"/>
              </w:tabs>
              <w:ind w:left="0"/>
              <w:rPr>
                <w:sz w:val="28"/>
                <w:szCs w:val="28"/>
              </w:rPr>
            </w:pPr>
            <w:r>
              <w:rPr>
                <w:sz w:val="28"/>
                <w:szCs w:val="28"/>
              </w:rPr>
              <w:t>11A8</w:t>
            </w:r>
          </w:p>
        </w:tc>
        <w:tc>
          <w:tcPr>
            <w:tcW w:w="1197" w:type="dxa"/>
          </w:tcPr>
          <w:p w:rsidR="0040784D" w:rsidRDefault="0040784D" w:rsidP="0031256D">
            <w:pPr>
              <w:pStyle w:val="ListParagraph"/>
              <w:tabs>
                <w:tab w:val="left" w:pos="1710"/>
              </w:tabs>
              <w:ind w:left="0"/>
              <w:rPr>
                <w:sz w:val="28"/>
                <w:szCs w:val="28"/>
              </w:rPr>
            </w:pPr>
            <w:r>
              <w:rPr>
                <w:sz w:val="28"/>
                <w:szCs w:val="28"/>
              </w:rPr>
              <w:t>47</w:t>
            </w:r>
          </w:p>
        </w:tc>
        <w:tc>
          <w:tcPr>
            <w:tcW w:w="1197" w:type="dxa"/>
          </w:tcPr>
          <w:p w:rsidR="0040784D" w:rsidRDefault="0040784D" w:rsidP="0031256D">
            <w:pPr>
              <w:pStyle w:val="ListParagraph"/>
              <w:tabs>
                <w:tab w:val="left" w:pos="1710"/>
              </w:tabs>
              <w:ind w:left="0"/>
              <w:rPr>
                <w:sz w:val="28"/>
                <w:szCs w:val="28"/>
              </w:rPr>
            </w:pPr>
            <w:r>
              <w:rPr>
                <w:sz w:val="28"/>
                <w:szCs w:val="28"/>
              </w:rPr>
              <w:t>42</w:t>
            </w:r>
          </w:p>
        </w:tc>
        <w:tc>
          <w:tcPr>
            <w:tcW w:w="1197" w:type="dxa"/>
          </w:tcPr>
          <w:p w:rsidR="0040784D" w:rsidRDefault="0040784D" w:rsidP="0031256D">
            <w:pPr>
              <w:pStyle w:val="ListParagraph"/>
              <w:tabs>
                <w:tab w:val="left" w:pos="1710"/>
              </w:tabs>
              <w:ind w:left="0"/>
              <w:rPr>
                <w:sz w:val="28"/>
                <w:szCs w:val="28"/>
              </w:rPr>
            </w:pPr>
          </w:p>
        </w:tc>
        <w:tc>
          <w:tcPr>
            <w:tcW w:w="1197" w:type="dxa"/>
          </w:tcPr>
          <w:p w:rsidR="0040784D" w:rsidRDefault="0040784D" w:rsidP="0031256D">
            <w:pPr>
              <w:pStyle w:val="ListParagraph"/>
              <w:tabs>
                <w:tab w:val="left" w:pos="1710"/>
              </w:tabs>
              <w:ind w:left="0"/>
              <w:rPr>
                <w:sz w:val="28"/>
                <w:szCs w:val="28"/>
              </w:rPr>
            </w:pPr>
          </w:p>
        </w:tc>
        <w:tc>
          <w:tcPr>
            <w:tcW w:w="1197" w:type="dxa"/>
          </w:tcPr>
          <w:p w:rsidR="0040784D" w:rsidRDefault="0040784D" w:rsidP="0031256D">
            <w:pPr>
              <w:pStyle w:val="ListParagraph"/>
              <w:tabs>
                <w:tab w:val="left" w:pos="1710"/>
              </w:tabs>
              <w:ind w:left="0"/>
              <w:rPr>
                <w:sz w:val="28"/>
                <w:szCs w:val="28"/>
              </w:rPr>
            </w:pPr>
          </w:p>
        </w:tc>
        <w:tc>
          <w:tcPr>
            <w:tcW w:w="1197" w:type="dxa"/>
          </w:tcPr>
          <w:p w:rsidR="0040784D" w:rsidRDefault="0040784D" w:rsidP="0031256D">
            <w:pPr>
              <w:pStyle w:val="ListParagraph"/>
              <w:tabs>
                <w:tab w:val="left" w:pos="1710"/>
              </w:tabs>
              <w:ind w:left="0"/>
              <w:rPr>
                <w:sz w:val="28"/>
                <w:szCs w:val="28"/>
              </w:rPr>
            </w:pPr>
          </w:p>
        </w:tc>
        <w:tc>
          <w:tcPr>
            <w:tcW w:w="1197" w:type="dxa"/>
          </w:tcPr>
          <w:p w:rsidR="0040784D" w:rsidRDefault="0040784D" w:rsidP="0031256D">
            <w:pPr>
              <w:pStyle w:val="ListParagraph"/>
              <w:tabs>
                <w:tab w:val="left" w:pos="1710"/>
              </w:tabs>
              <w:ind w:left="0"/>
              <w:rPr>
                <w:sz w:val="28"/>
                <w:szCs w:val="28"/>
              </w:rPr>
            </w:pPr>
          </w:p>
        </w:tc>
      </w:tr>
    </w:tbl>
    <w:p w:rsidR="0031256D" w:rsidRPr="0031256D" w:rsidRDefault="0031256D" w:rsidP="0031256D">
      <w:pPr>
        <w:pStyle w:val="ListParagraph"/>
        <w:tabs>
          <w:tab w:val="left" w:pos="1710"/>
        </w:tabs>
        <w:rPr>
          <w:sz w:val="28"/>
          <w:szCs w:val="28"/>
        </w:rPr>
      </w:pPr>
    </w:p>
    <w:p w:rsidR="00606517" w:rsidRDefault="006717BE" w:rsidP="00A70881">
      <w:pPr>
        <w:pStyle w:val="ListParagraph"/>
        <w:rPr>
          <w:sz w:val="28"/>
          <w:szCs w:val="28"/>
        </w:rPr>
      </w:pPr>
      <w:r>
        <w:rPr>
          <w:sz w:val="28"/>
          <w:szCs w:val="28"/>
        </w:rPr>
        <w:t>Sau khi cho thấy kết quả như trên, tôi đã quyết định thực hiện việc áp dụng CNTT vào giảng dạy bộ môn Anh văn do tôi đứng lớp nhằm nâng cao hiệu quả dạy và học</w:t>
      </w:r>
      <w:r w:rsidR="002D5504">
        <w:rPr>
          <w:sz w:val="28"/>
          <w:szCs w:val="28"/>
        </w:rPr>
        <w:t>.</w:t>
      </w:r>
    </w:p>
    <w:p w:rsidR="00471AEF" w:rsidRPr="00471AEF" w:rsidRDefault="00471AEF" w:rsidP="00471AEF">
      <w:pPr>
        <w:pStyle w:val="ListParagraph"/>
        <w:numPr>
          <w:ilvl w:val="0"/>
          <w:numId w:val="19"/>
        </w:numPr>
        <w:rPr>
          <w:sz w:val="28"/>
          <w:szCs w:val="28"/>
        </w:rPr>
      </w:pPr>
      <w:r w:rsidRPr="00471AEF">
        <w:rPr>
          <w:sz w:val="28"/>
          <w:szCs w:val="28"/>
        </w:rPr>
        <w:t xml:space="preserve">NỘI DUNG CỦA VIỆC ỨNG DỤNG CNTT TRONG GIẢNG DẠY MÔN TIẾNG ANH </w:t>
      </w:r>
    </w:p>
    <w:p w:rsidR="00606517" w:rsidRPr="00471AEF" w:rsidRDefault="008A61F8" w:rsidP="008440C0">
      <w:pPr>
        <w:pStyle w:val="ListParagraph"/>
        <w:rPr>
          <w:color w:val="FF0000"/>
          <w:sz w:val="28"/>
          <w:szCs w:val="28"/>
        </w:rPr>
      </w:pPr>
      <w:r w:rsidRPr="00471AEF">
        <w:rPr>
          <w:color w:val="FF0000"/>
          <w:sz w:val="28"/>
          <w:szCs w:val="28"/>
        </w:rPr>
        <w:t xml:space="preserve"> “ WARM UP” là mộ</w:t>
      </w:r>
      <w:r w:rsidR="00B066F4" w:rsidRPr="00471AEF">
        <w:rPr>
          <w:color w:val="FF0000"/>
          <w:sz w:val="28"/>
          <w:szCs w:val="28"/>
        </w:rPr>
        <w:t>t t</w:t>
      </w:r>
      <w:r w:rsidRPr="00471AEF">
        <w:rPr>
          <w:color w:val="FF0000"/>
          <w:sz w:val="28"/>
          <w:szCs w:val="28"/>
        </w:rPr>
        <w:t>rong rất nhiều yếu tố tạo nên một bài giảng tiếng Anh thành công</w:t>
      </w:r>
      <w:r w:rsidR="00B066F4" w:rsidRPr="00471AEF">
        <w:rPr>
          <w:color w:val="FF0000"/>
          <w:sz w:val="28"/>
          <w:szCs w:val="28"/>
        </w:rPr>
        <w:t>. Tâm lý học sinh hào hứng với cái mới, chúng chỉ học cái gì chúng thấy thích thú, vì vậy lớp học cần sôi nổi  và làm theo châm ngôn “</w:t>
      </w:r>
      <w:r w:rsidR="00B066F4" w:rsidRPr="00471AEF">
        <w:rPr>
          <w:rFonts w:ascii="Arial" w:hAnsi="Arial" w:cs="Arial"/>
          <w:color w:val="FF0000"/>
          <w:sz w:val="27"/>
          <w:szCs w:val="27"/>
          <w:shd w:val="clear" w:color="auto" w:fill="FFFFFF"/>
        </w:rPr>
        <w:t>Nghe sẽ quên, nhìn sẽ nhớ, làm sẽ hiểu”. Từ đó, các em sẽ chủ động và tích cực học tập</w:t>
      </w:r>
      <w:r w:rsidR="00AF757C" w:rsidRPr="00471AEF">
        <w:rPr>
          <w:rFonts w:ascii="Arial" w:hAnsi="Arial" w:cs="Arial"/>
          <w:color w:val="FF0000"/>
          <w:sz w:val="27"/>
          <w:szCs w:val="27"/>
          <w:shd w:val="clear" w:color="auto" w:fill="FFFFFF"/>
        </w:rPr>
        <w:t>. Ngược lại, nếu giáo viên không kích thích được sự sáng tạo của học sinh thì không thể yêu cầu các em tham gia nhiệt tình vào các hoạt động của lớp học.</w:t>
      </w:r>
      <w:r w:rsidR="00A57A65" w:rsidRPr="00471AEF">
        <w:rPr>
          <w:rFonts w:ascii="Arial" w:hAnsi="Arial" w:cs="Arial"/>
          <w:color w:val="FF0000"/>
          <w:sz w:val="27"/>
          <w:szCs w:val="27"/>
          <w:shd w:val="clear" w:color="auto" w:fill="FFFFFF"/>
        </w:rPr>
        <w:t xml:space="preserve"> </w:t>
      </w:r>
    </w:p>
    <w:p w:rsidR="00A57A65" w:rsidRPr="00471AEF" w:rsidRDefault="00A57A65" w:rsidP="00A57A65">
      <w:pPr>
        <w:pStyle w:val="ListParagraph"/>
        <w:ind w:left="1080"/>
        <w:rPr>
          <w:color w:val="FF0000"/>
          <w:sz w:val="28"/>
          <w:szCs w:val="28"/>
        </w:rPr>
      </w:pPr>
      <w:r w:rsidRPr="00471AEF">
        <w:rPr>
          <w:rFonts w:ascii="Arial" w:hAnsi="Arial" w:cs="Arial"/>
          <w:color w:val="FF0000"/>
          <w:sz w:val="27"/>
          <w:szCs w:val="27"/>
          <w:shd w:val="clear" w:color="auto" w:fill="FFFFFF"/>
        </w:rPr>
        <w:t>Bước 1: download phần mềm chỉnh sửa video qua đường link “ Window movie makers 2.0”</w:t>
      </w:r>
    </w:p>
    <w:p w:rsidR="00EB6A91" w:rsidRPr="00EB6A91" w:rsidRDefault="00EB6A91" w:rsidP="00EB6A91">
      <w:pPr>
        <w:spacing w:after="0" w:line="360" w:lineRule="auto"/>
        <w:rPr>
          <w:rFonts w:ascii="Times New Roman" w:eastAsia="Times New Roman" w:hAnsi="Times New Roman" w:cs="Times New Roman"/>
          <w:sz w:val="28"/>
          <w:szCs w:val="28"/>
        </w:rPr>
      </w:pPr>
      <w:r w:rsidRPr="00EB6A91">
        <w:rPr>
          <w:rFonts w:ascii="Times New Roman" w:eastAsia="Times New Roman" w:hAnsi="Times New Roman" w:cs="Times New Roman"/>
          <w:sz w:val="28"/>
          <w:szCs w:val="28"/>
        </w:rPr>
        <w:t>PHẦN MỀM POWER POINT 2010</w:t>
      </w:r>
    </w:p>
    <w:p w:rsidR="00D3107B" w:rsidRPr="00326473" w:rsidRDefault="00D3107B" w:rsidP="00326473">
      <w:pPr>
        <w:pStyle w:val="ListParagraph"/>
        <w:numPr>
          <w:ilvl w:val="0"/>
          <w:numId w:val="21"/>
        </w:numPr>
        <w:spacing w:after="0" w:line="360" w:lineRule="auto"/>
        <w:rPr>
          <w:rFonts w:ascii="Times New Roman" w:eastAsia="Times New Roman" w:hAnsi="Times New Roman" w:cs="Times New Roman"/>
          <w:sz w:val="28"/>
          <w:szCs w:val="28"/>
        </w:rPr>
      </w:pPr>
      <w:r w:rsidRPr="00326473">
        <w:rPr>
          <w:rFonts w:ascii="Times New Roman" w:eastAsia="Times New Roman" w:hAnsi="Times New Roman" w:cs="Times New Roman"/>
          <w:b/>
          <w:sz w:val="28"/>
          <w:szCs w:val="28"/>
        </w:rPr>
        <w:t>Khởi động PowerPoint 2010</w:t>
      </w:r>
      <w:r w:rsidRPr="00326473">
        <w:rPr>
          <w:rFonts w:ascii="Times New Roman" w:eastAsia="Times New Roman" w:hAnsi="Times New Roman" w:cs="Times New Roman"/>
          <w:b/>
          <w:sz w:val="28"/>
          <w:szCs w:val="28"/>
        </w:rPr>
        <w:br/>
      </w:r>
      <w:r w:rsidRPr="00326473">
        <w:rPr>
          <w:rFonts w:ascii="Times New Roman" w:eastAsia="Times New Roman" w:hAnsi="Times New Roman" w:cs="Times New Roman"/>
          <w:sz w:val="28"/>
          <w:szCs w:val="28"/>
        </w:rPr>
        <w:t xml:space="preserve">Tùy theo phiên bản Windows mà bạn đang sử dụng mà đường dẫn đến </w:t>
      </w:r>
      <w:r w:rsidRPr="00326473">
        <w:rPr>
          <w:rFonts w:ascii="Times New Roman" w:eastAsia="Times New Roman" w:hAnsi="Times New Roman" w:cs="Times New Roman"/>
          <w:sz w:val="28"/>
          <w:szCs w:val="28"/>
        </w:rPr>
        <w:lastRenderedPageBreak/>
        <w:t>chương trình PowerPoint sẽ khác nhau đôi chút. Trong Windows XP, Windows Vista và Windows 7 thì đường dẫn truy cập đến chương trình là giống nhau. Các bước khởi động như sau:</w:t>
      </w:r>
      <w:r w:rsidRPr="00326473">
        <w:rPr>
          <w:rFonts w:ascii="Times New Roman" w:eastAsia="Times New Roman" w:hAnsi="Times New Roman" w:cs="Times New Roman"/>
          <w:sz w:val="28"/>
          <w:szCs w:val="28"/>
        </w:rPr>
        <w:br/>
        <w:t>1. Từ cửa sổ Windows bạn chọn Start</w:t>
      </w:r>
      <w:r w:rsidRPr="00326473">
        <w:rPr>
          <w:rFonts w:ascii="Times New Roman" w:eastAsia="Times New Roman" w:hAnsi="Times New Roman" w:cs="Times New Roman"/>
          <w:sz w:val="28"/>
          <w:szCs w:val="28"/>
        </w:rPr>
        <w:br/>
        <w:t>2. Chọn All Programs</w:t>
      </w:r>
      <w:r w:rsidRPr="00326473">
        <w:rPr>
          <w:rFonts w:ascii="Times New Roman" w:eastAsia="Times New Roman" w:hAnsi="Times New Roman" w:cs="Times New Roman"/>
          <w:sz w:val="28"/>
          <w:szCs w:val="28"/>
        </w:rPr>
        <w:br/>
        <w:t>3. Chọn Microsoft Office</w:t>
      </w:r>
      <w:r w:rsidRPr="00326473">
        <w:rPr>
          <w:rFonts w:ascii="Times New Roman" w:eastAsia="Times New Roman" w:hAnsi="Times New Roman" w:cs="Times New Roman"/>
          <w:sz w:val="28"/>
          <w:szCs w:val="28"/>
        </w:rPr>
        <w:br/>
        <w:t>4. Nhấp chuột lên Mi</w:t>
      </w:r>
      <w:r w:rsidR="00326473" w:rsidRPr="00326473">
        <w:rPr>
          <w:rFonts w:ascii="Times New Roman" w:eastAsia="Times New Roman" w:hAnsi="Times New Roman" w:cs="Times New Roman"/>
          <w:sz w:val="28"/>
          <w:szCs w:val="28"/>
        </w:rPr>
        <w:t>crosoft Office PowerPoint 2010</w:t>
      </w:r>
      <w:r w:rsidR="00326473" w:rsidRPr="00326473">
        <w:rPr>
          <w:rFonts w:ascii="Times New Roman" w:eastAsia="Times New Roman" w:hAnsi="Times New Roman" w:cs="Times New Roman"/>
          <w:sz w:val="28"/>
          <w:szCs w:val="28"/>
        </w:rPr>
        <w:br/>
      </w:r>
      <w:r w:rsidR="00326473">
        <w:rPr>
          <w:rFonts w:ascii="Times New Roman" w:eastAsia="Times New Roman" w:hAnsi="Times New Roman" w:cs="Times New Roman"/>
          <w:b/>
          <w:sz w:val="28"/>
          <w:szCs w:val="28"/>
        </w:rPr>
        <w:t xml:space="preserve">b) </w:t>
      </w:r>
      <w:r w:rsidRPr="00326473">
        <w:rPr>
          <w:rFonts w:ascii="Times New Roman" w:eastAsia="Times New Roman" w:hAnsi="Times New Roman" w:cs="Times New Roman"/>
          <w:b/>
          <w:sz w:val="28"/>
          <w:szCs w:val="28"/>
        </w:rPr>
        <w:t>Thoát PowerPoint</w:t>
      </w:r>
      <w:r w:rsidRPr="00326473">
        <w:rPr>
          <w:rFonts w:ascii="Times New Roman" w:eastAsia="Times New Roman" w:hAnsi="Times New Roman" w:cs="Times New Roman"/>
          <w:sz w:val="28"/>
          <w:szCs w:val="28"/>
        </w:rPr>
        <w:br/>
        <w:t>Thoát chương trình PowerPoint rất đơn giản, bạn làm theo các cách sau :</w:t>
      </w:r>
    </w:p>
    <w:p w:rsidR="00D3107B" w:rsidRPr="00D3107B" w:rsidRDefault="00D3107B" w:rsidP="00D3107B">
      <w:pPr>
        <w:spacing w:after="0" w:line="360" w:lineRule="auto"/>
        <w:rPr>
          <w:rFonts w:ascii="Times New Roman" w:eastAsia="Times New Roman" w:hAnsi="Times New Roman" w:cs="Times New Roman"/>
          <w:sz w:val="28"/>
          <w:szCs w:val="28"/>
        </w:rPr>
      </w:pPr>
      <w:r w:rsidRPr="00D3107B">
        <w:rPr>
          <w:rFonts w:ascii="Times New Roman" w:eastAsia="Times New Roman" w:hAnsi="Times New Roman" w:cs="Times New Roman"/>
          <w:sz w:val="28"/>
          <w:szCs w:val="28"/>
        </w:rPr>
        <w:t>Cách 1: Nhấp vào nút Close ( ) ở góc trên cùng bên phải cửa sổ PowerPoint, hoặc</w:t>
      </w:r>
    </w:p>
    <w:p w:rsidR="00D3107B" w:rsidRPr="00D3107B" w:rsidRDefault="00D3107B" w:rsidP="00D3107B">
      <w:pPr>
        <w:spacing w:after="0" w:line="360" w:lineRule="auto"/>
        <w:rPr>
          <w:rFonts w:ascii="Times New Roman" w:eastAsia="Times New Roman" w:hAnsi="Times New Roman" w:cs="Times New Roman"/>
          <w:sz w:val="28"/>
          <w:szCs w:val="28"/>
        </w:rPr>
      </w:pPr>
      <w:r w:rsidRPr="00D3107B">
        <w:rPr>
          <w:rFonts w:ascii="Times New Roman" w:eastAsia="Times New Roman" w:hAnsi="Times New Roman" w:cs="Times New Roman"/>
          <w:sz w:val="28"/>
          <w:szCs w:val="28"/>
        </w:rPr>
        <w:t>Cách 2: Vào ngăn File chọn Exit, hoặc</w:t>
      </w:r>
    </w:p>
    <w:p w:rsidR="00D3107B" w:rsidRPr="00D3107B" w:rsidRDefault="00D3107B" w:rsidP="00D3107B">
      <w:pPr>
        <w:spacing w:after="0" w:line="360" w:lineRule="auto"/>
        <w:rPr>
          <w:rFonts w:ascii="Times New Roman" w:eastAsia="Times New Roman" w:hAnsi="Times New Roman" w:cs="Times New Roman"/>
          <w:sz w:val="28"/>
          <w:szCs w:val="28"/>
        </w:rPr>
      </w:pPr>
      <w:r w:rsidRPr="00D3107B">
        <w:rPr>
          <w:rFonts w:ascii="Times New Roman" w:eastAsia="Times New Roman" w:hAnsi="Times New Roman" w:cs="Times New Roman"/>
          <w:sz w:val="28"/>
          <w:szCs w:val="28"/>
        </w:rPr>
        <w:t>Cách 3: Dùng tổ hợp phím tắt &lt;ALT+F4&gt;</w:t>
      </w:r>
    </w:p>
    <w:p w:rsidR="00D3107B" w:rsidRPr="00D3107B" w:rsidRDefault="00D3107B" w:rsidP="00D3107B">
      <w:pPr>
        <w:spacing w:after="0" w:line="360" w:lineRule="auto"/>
        <w:rPr>
          <w:rFonts w:ascii="Times New Roman" w:eastAsia="Times New Roman" w:hAnsi="Times New Roman" w:cs="Times New Roman"/>
          <w:sz w:val="28"/>
          <w:szCs w:val="28"/>
        </w:rPr>
      </w:pPr>
      <w:r w:rsidRPr="00D3107B">
        <w:rPr>
          <w:rFonts w:ascii="Times New Roman" w:eastAsia="Times New Roman" w:hAnsi="Times New Roman" w:cs="Times New Roman"/>
          <w:sz w:val="28"/>
          <w:szCs w:val="28"/>
        </w:rPr>
        <w:t>Khi có sự thay đổi trong nội dung bài thuyết trình mà bạn chưa lưu lại thì PowerPoint sẽ hiện hộp thoại nhắc nhở bạn.</w:t>
      </w:r>
      <w:r w:rsidRPr="00D3107B">
        <w:rPr>
          <w:rFonts w:ascii="Times New Roman" w:eastAsia="Times New Roman" w:hAnsi="Times New Roman" w:cs="Times New Roman"/>
          <w:sz w:val="28"/>
          <w:szCs w:val="28"/>
        </w:rPr>
        <w:br/>
        <w:t>Chọn Save: sẽ lưu lại các thay đổi trước khi thoát PowerPoint</w:t>
      </w:r>
    </w:p>
    <w:p w:rsidR="00D3107B" w:rsidRPr="00D3107B" w:rsidRDefault="00D3107B" w:rsidP="00D3107B">
      <w:pPr>
        <w:spacing w:after="0" w:line="360" w:lineRule="auto"/>
        <w:rPr>
          <w:rFonts w:ascii="Times New Roman" w:eastAsia="Times New Roman" w:hAnsi="Times New Roman" w:cs="Times New Roman"/>
          <w:sz w:val="28"/>
          <w:szCs w:val="28"/>
        </w:rPr>
      </w:pPr>
      <w:r w:rsidRPr="00D3107B">
        <w:rPr>
          <w:rFonts w:ascii="Times New Roman" w:eastAsia="Times New Roman" w:hAnsi="Times New Roman" w:cs="Times New Roman"/>
          <w:sz w:val="28"/>
          <w:szCs w:val="28"/>
        </w:rPr>
        <w:t>Chọn Don’t Save: sẽ thoát PowerPoint mà không lưu lại các thay đổi</w:t>
      </w:r>
    </w:p>
    <w:p w:rsidR="00D3107B" w:rsidRPr="00D3107B" w:rsidRDefault="00D3107B" w:rsidP="00D3107B">
      <w:pPr>
        <w:spacing w:after="0" w:line="360" w:lineRule="auto"/>
        <w:rPr>
          <w:rFonts w:ascii="Times New Roman" w:eastAsia="Times New Roman" w:hAnsi="Times New Roman" w:cs="Times New Roman"/>
          <w:sz w:val="28"/>
          <w:szCs w:val="28"/>
        </w:rPr>
      </w:pPr>
      <w:r w:rsidRPr="00D3107B">
        <w:rPr>
          <w:rFonts w:ascii="Times New Roman" w:eastAsia="Times New Roman" w:hAnsi="Times New Roman" w:cs="Times New Roman"/>
          <w:sz w:val="28"/>
          <w:szCs w:val="28"/>
        </w:rPr>
        <w:t>Chọn Cancel: để hủy lệnh thoát PowerPoint</w:t>
      </w:r>
    </w:p>
    <w:p w:rsidR="00D3107B" w:rsidRPr="00D3107B" w:rsidRDefault="00AE30B7" w:rsidP="00D3107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Phần mềm này có thể giúp người dạy</w:t>
      </w:r>
      <w:r w:rsidR="00CF6C55">
        <w:rPr>
          <w:rFonts w:ascii="Times New Roman" w:eastAsia="Times New Roman" w:hAnsi="Times New Roman" w:cs="Times New Roman"/>
          <w:sz w:val="28"/>
          <w:szCs w:val="28"/>
        </w:rPr>
        <w:t xml:space="preserve"> chèn</w:t>
      </w:r>
      <w:r w:rsidR="00375B84">
        <w:rPr>
          <w:rFonts w:ascii="Times New Roman" w:eastAsia="Times New Roman" w:hAnsi="Times New Roman" w:cs="Times New Roman"/>
          <w:sz w:val="28"/>
          <w:szCs w:val="28"/>
        </w:rPr>
        <w:t xml:space="preserve"> văn bản,</w:t>
      </w:r>
      <w:r w:rsidR="00CF6C55">
        <w:rPr>
          <w:rFonts w:ascii="Times New Roman" w:eastAsia="Times New Roman" w:hAnsi="Times New Roman" w:cs="Times New Roman"/>
          <w:sz w:val="28"/>
          <w:szCs w:val="28"/>
        </w:rPr>
        <w:t xml:space="preserve"> hình ảnh, âm thanh, video clip… làm cho bài dạy thêm phong phú và sinh động.</w:t>
      </w:r>
    </w:p>
    <w:p w:rsidR="00326473" w:rsidRPr="00326473" w:rsidRDefault="00375B84" w:rsidP="00326473">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Eg:</w:t>
      </w:r>
    </w:p>
    <w:p w:rsidR="00326473" w:rsidRPr="00326473" w:rsidRDefault="00326473" w:rsidP="00326473">
      <w:pPr>
        <w:spacing w:after="0" w:line="360" w:lineRule="auto"/>
        <w:rPr>
          <w:rFonts w:ascii="Times New Roman" w:eastAsia="Times New Roman" w:hAnsi="Times New Roman" w:cs="Times New Roman"/>
          <w:sz w:val="28"/>
          <w:szCs w:val="28"/>
        </w:rPr>
      </w:pPr>
    </w:p>
    <w:p w:rsidR="00326473" w:rsidRDefault="00326473" w:rsidP="00D3107B">
      <w:pPr>
        <w:spacing w:after="0" w:line="360" w:lineRule="auto"/>
        <w:rPr>
          <w:rFonts w:ascii="Times New Roman" w:eastAsia="Times New Roman" w:hAnsi="Times New Roman" w:cs="Times New Roman"/>
          <w:b/>
          <w:sz w:val="28"/>
          <w:szCs w:val="28"/>
        </w:rPr>
      </w:pPr>
    </w:p>
    <w:p w:rsidR="007A5F07" w:rsidRDefault="007A5F07" w:rsidP="00D3107B">
      <w:pPr>
        <w:spacing w:after="0" w:line="360" w:lineRule="auto"/>
        <w:rPr>
          <w:rFonts w:ascii="Times New Roman" w:eastAsia="Times New Roman" w:hAnsi="Times New Roman" w:cs="Times New Roman"/>
          <w:b/>
          <w:sz w:val="28"/>
          <w:szCs w:val="28"/>
        </w:rPr>
      </w:pPr>
    </w:p>
    <w:p w:rsidR="007A5F07" w:rsidRDefault="007A5F07" w:rsidP="00D3107B">
      <w:pPr>
        <w:spacing w:after="0" w:line="360" w:lineRule="auto"/>
        <w:rPr>
          <w:rFonts w:ascii="Times New Roman" w:eastAsia="Times New Roman" w:hAnsi="Times New Roman" w:cs="Times New Roman"/>
          <w:b/>
          <w:sz w:val="28"/>
          <w:szCs w:val="28"/>
        </w:rPr>
      </w:pPr>
    </w:p>
    <w:p w:rsidR="007A5F07" w:rsidRDefault="007A5F07" w:rsidP="00D3107B">
      <w:pPr>
        <w:spacing w:after="0" w:line="360" w:lineRule="auto"/>
        <w:rPr>
          <w:rFonts w:ascii="Times New Roman" w:eastAsia="Times New Roman" w:hAnsi="Times New Roman" w:cs="Times New Roman"/>
          <w:b/>
          <w:sz w:val="28"/>
          <w:szCs w:val="28"/>
        </w:rPr>
      </w:pPr>
    </w:p>
    <w:p w:rsidR="007A5F07" w:rsidRDefault="007A5F07" w:rsidP="00D3107B">
      <w:pPr>
        <w:spacing w:after="0" w:line="360" w:lineRule="auto"/>
        <w:rPr>
          <w:rFonts w:ascii="Times New Roman" w:eastAsia="Times New Roman" w:hAnsi="Times New Roman" w:cs="Times New Roman"/>
          <w:b/>
          <w:sz w:val="28"/>
          <w:szCs w:val="28"/>
        </w:rPr>
      </w:pPr>
    </w:p>
    <w:p w:rsidR="007A5F07" w:rsidRPr="00D3107B" w:rsidRDefault="007A5F07" w:rsidP="00D3107B">
      <w:pPr>
        <w:spacing w:after="0" w:line="360" w:lineRule="auto"/>
        <w:rPr>
          <w:rFonts w:ascii="Times New Roman" w:eastAsia="Times New Roman" w:hAnsi="Times New Roman" w:cs="Times New Roman"/>
          <w:b/>
          <w:sz w:val="28"/>
          <w:szCs w:val="28"/>
        </w:rPr>
      </w:pPr>
    </w:p>
    <w:p w:rsidR="00773B15" w:rsidRDefault="00773B15" w:rsidP="00773B15">
      <w:pPr>
        <w:spacing w:after="0" w:line="360" w:lineRule="auto"/>
        <w:rPr>
          <w:rFonts w:ascii="Times New Roman" w:eastAsia="Times New Roman" w:hAnsi="Times New Roman" w:cs="Times New Roman"/>
          <w:b/>
          <w:sz w:val="28"/>
          <w:szCs w:val="28"/>
        </w:rPr>
      </w:pPr>
      <w:r w:rsidRPr="00773B15">
        <w:rPr>
          <w:rFonts w:ascii="Times New Roman" w:eastAsia="Times New Roman" w:hAnsi="Times New Roman" w:cs="Times New Roman"/>
          <w:b/>
          <w:sz w:val="28"/>
          <w:szCs w:val="28"/>
        </w:rPr>
        <w:lastRenderedPageBreak/>
        <w:t>PHẦN MỀM WINDOW MEDIA MAKER</w:t>
      </w:r>
    </w:p>
    <w:p w:rsidR="007A4009" w:rsidRDefault="007A4009" w:rsidP="00773B15">
      <w:pPr>
        <w:spacing w:after="0" w:line="360" w:lineRule="auto"/>
        <w:rPr>
          <w:rFonts w:ascii="Times New Roman" w:eastAsia="Times New Roman" w:hAnsi="Times New Roman" w:cs="Times New Roman"/>
          <w:b/>
          <w:sz w:val="28"/>
          <w:szCs w:val="28"/>
        </w:rPr>
      </w:pPr>
      <w:r w:rsidRPr="007A4009">
        <w:rPr>
          <w:rFonts w:ascii="Times New Roman" w:eastAsia="Times New Roman" w:hAnsi="Times New Roman" w:cs="Times New Roman"/>
          <w:b/>
          <w:noProof/>
          <w:sz w:val="28"/>
          <w:szCs w:val="28"/>
        </w:rPr>
        <w:drawing>
          <wp:inline distT="0" distB="0" distL="0" distR="0">
            <wp:extent cx="5943600" cy="3213600"/>
            <wp:effectExtent l="0" t="0" r="0" b="6350"/>
            <wp:docPr id="21" name="Picture 21" descr="C:\Users\celhp\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elhp\Desktop\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13600"/>
                    </a:xfrm>
                    <a:prstGeom prst="rect">
                      <a:avLst/>
                    </a:prstGeom>
                    <a:noFill/>
                    <a:ln>
                      <a:noFill/>
                    </a:ln>
                  </pic:spPr>
                </pic:pic>
              </a:graphicData>
            </a:graphic>
          </wp:inline>
        </w:drawing>
      </w:r>
    </w:p>
    <w:p w:rsidR="008440C0" w:rsidRPr="00471AEF" w:rsidRDefault="008440C0" w:rsidP="008440C0">
      <w:pPr>
        <w:pStyle w:val="ListParagraph"/>
        <w:rPr>
          <w:color w:val="FF0000"/>
          <w:sz w:val="28"/>
          <w:szCs w:val="28"/>
        </w:rPr>
      </w:pPr>
      <w:r w:rsidRPr="00471AEF">
        <w:rPr>
          <w:color w:val="FF0000"/>
          <w:sz w:val="28"/>
          <w:szCs w:val="28"/>
        </w:rPr>
        <w:t>“ WARM UP” là một trong rất nhiều yếu tố tạo nên một bài giảng tiếng Anh thành công. Tâm lý học sinh hào hứng với cái mới, chúng chỉ học cái gì chúng thấy thích thú, vì vậy lớp học cần sôi nổi  và làm theo châm ngôn “</w:t>
      </w:r>
      <w:r w:rsidRPr="00471AEF">
        <w:rPr>
          <w:rFonts w:ascii="Arial" w:hAnsi="Arial" w:cs="Arial"/>
          <w:color w:val="FF0000"/>
          <w:sz w:val="27"/>
          <w:szCs w:val="27"/>
          <w:shd w:val="clear" w:color="auto" w:fill="FFFFFF"/>
        </w:rPr>
        <w:t xml:space="preserve">Nghe sẽ quên, nhìn sẽ nhớ, làm sẽ hiểu”. Từ đó, các em sẽ chủ động và tích cực học tập. Ngược lại, nếu giáo viên không kích thích được sự sáng tạo của học sinh thì không thể yêu cầu các em tham gia nhiệt tình vào các hoạt động của lớp học. </w:t>
      </w:r>
    </w:p>
    <w:p w:rsidR="00773B15" w:rsidRPr="00773B15" w:rsidRDefault="008440C0" w:rsidP="008440C0">
      <w:pPr>
        <w:pStyle w:val="ListParagraph"/>
        <w:ind w:left="1080"/>
        <w:rPr>
          <w:color w:val="FF0000"/>
          <w:sz w:val="28"/>
          <w:szCs w:val="28"/>
        </w:rPr>
      </w:pPr>
      <w:r w:rsidRPr="00471AEF">
        <w:rPr>
          <w:rFonts w:ascii="Arial" w:hAnsi="Arial" w:cs="Arial"/>
          <w:color w:val="FF0000"/>
          <w:sz w:val="27"/>
          <w:szCs w:val="27"/>
          <w:shd w:val="clear" w:color="auto" w:fill="FFFFFF"/>
        </w:rPr>
        <w:t>Bước 1: download phần mềm chỉnh sửa video qua đường</w:t>
      </w:r>
      <w:r>
        <w:rPr>
          <w:rFonts w:ascii="Arial" w:hAnsi="Arial" w:cs="Arial"/>
          <w:color w:val="FF0000"/>
          <w:sz w:val="27"/>
          <w:szCs w:val="27"/>
          <w:shd w:val="clear" w:color="auto" w:fill="FFFFFF"/>
        </w:rPr>
        <w:t xml:space="preserve"> link “ Window movie makers. Phần mềm này giúp giáo viên tạo </w:t>
      </w:r>
      <w:r w:rsidR="00773B15" w:rsidRPr="00773B15">
        <w:rPr>
          <w:rFonts w:ascii="Times New Roman" w:eastAsia="Times New Roman" w:hAnsi="Times New Roman" w:cs="Times New Roman"/>
          <w:sz w:val="28"/>
          <w:szCs w:val="28"/>
        </w:rPr>
        <w:t>c</w:t>
      </w:r>
      <w:r>
        <w:rPr>
          <w:rFonts w:ascii="Times New Roman" w:eastAsia="Times New Roman" w:hAnsi="Times New Roman" w:cs="Times New Roman"/>
          <w:sz w:val="28"/>
          <w:szCs w:val="28"/>
        </w:rPr>
        <w:t>lip dạy ngữ âm, c</w:t>
      </w:r>
      <w:r w:rsidR="00773B15" w:rsidRPr="00773B15">
        <w:rPr>
          <w:rFonts w:ascii="Times New Roman" w:eastAsia="Times New Roman" w:hAnsi="Times New Roman" w:cs="Times New Roman"/>
          <w:sz w:val="28"/>
          <w:szCs w:val="28"/>
        </w:rPr>
        <w:t>ắt âm thanh</w:t>
      </w:r>
      <w:r w:rsidR="00773B15" w:rsidRPr="00773B15">
        <w:rPr>
          <w:rFonts w:ascii="Times New Roman" w:eastAsia="Times New Roman" w:hAnsi="Times New Roman" w:cs="Times New Roman"/>
          <w:sz w:val="28"/>
          <w:szCs w:val="28"/>
        </w:rPr>
        <w:br/>
      </w:r>
      <w:r>
        <w:rPr>
          <w:rFonts w:ascii="Times New Roman" w:eastAsia="Times New Roman" w:hAnsi="Times New Roman" w:cs="Times New Roman"/>
          <w:sz w:val="28"/>
          <w:szCs w:val="28"/>
        </w:rPr>
        <w:t>Ví dụ:</w:t>
      </w:r>
    </w:p>
    <w:p w:rsidR="004B7CF3" w:rsidRDefault="004B7CF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773B15" w:rsidRDefault="00773B15" w:rsidP="00773B15">
      <w:pPr>
        <w:spacing w:after="0" w:line="360" w:lineRule="auto"/>
        <w:rPr>
          <w:rFonts w:ascii="Times New Roman" w:eastAsia="Times New Roman" w:hAnsi="Times New Roman" w:cs="Times New Roman"/>
          <w:sz w:val="28"/>
          <w:szCs w:val="28"/>
        </w:rPr>
      </w:pPr>
      <w:r w:rsidRPr="00773B15">
        <w:rPr>
          <w:rFonts w:ascii="Times New Roman" w:eastAsia="Times New Roman" w:hAnsi="Times New Roman" w:cs="Times New Roman"/>
          <w:sz w:val="28"/>
          <w:szCs w:val="28"/>
        </w:rPr>
        <w:lastRenderedPageBreak/>
        <w:t>Listen and repeat (minh họa)</w:t>
      </w:r>
    </w:p>
    <w:p w:rsidR="00887E40" w:rsidRPr="00773B15" w:rsidRDefault="00887E40" w:rsidP="00773B15">
      <w:pPr>
        <w:spacing w:after="0" w:line="360" w:lineRule="auto"/>
        <w:rPr>
          <w:rFonts w:ascii="Times New Roman" w:eastAsia="Times New Roman" w:hAnsi="Times New Roman" w:cs="Times New Roman"/>
          <w:sz w:val="28"/>
          <w:szCs w:val="28"/>
        </w:rPr>
      </w:pPr>
      <w:r w:rsidRPr="00887E40">
        <w:rPr>
          <w:rFonts w:ascii="Times New Roman" w:eastAsia="Times New Roman" w:hAnsi="Times New Roman" w:cs="Times New Roman"/>
          <w:noProof/>
          <w:sz w:val="28"/>
          <w:szCs w:val="28"/>
        </w:rPr>
        <w:drawing>
          <wp:inline distT="0" distB="0" distL="0" distR="0">
            <wp:extent cx="5943600" cy="3207987"/>
            <wp:effectExtent l="0" t="0" r="0" b="0"/>
            <wp:docPr id="22" name="Picture 22" descr="C:\Users\celhp\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elhp\Desktop\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7987"/>
                    </a:xfrm>
                    <a:prstGeom prst="rect">
                      <a:avLst/>
                    </a:prstGeom>
                    <a:noFill/>
                    <a:ln>
                      <a:noFill/>
                    </a:ln>
                  </pic:spPr>
                </pic:pic>
              </a:graphicData>
            </a:graphic>
          </wp:inline>
        </w:drawing>
      </w:r>
    </w:p>
    <w:p w:rsidR="00773B15" w:rsidRDefault="00773B15" w:rsidP="00773B15">
      <w:pPr>
        <w:spacing w:after="0" w:line="360" w:lineRule="auto"/>
        <w:rPr>
          <w:rFonts w:ascii="Times New Roman" w:eastAsia="Times New Roman" w:hAnsi="Times New Roman" w:cs="Times New Roman"/>
          <w:sz w:val="28"/>
          <w:szCs w:val="28"/>
        </w:rPr>
      </w:pPr>
      <w:r w:rsidRPr="00773B15">
        <w:rPr>
          <w:rFonts w:ascii="Times New Roman" w:eastAsia="Times New Roman" w:hAnsi="Times New Roman" w:cs="Times New Roman"/>
          <w:sz w:val="28"/>
          <w:szCs w:val="28"/>
        </w:rPr>
        <w:t>Reading aloud sentences (minh họa)</w:t>
      </w:r>
    </w:p>
    <w:p w:rsidR="00175B6B" w:rsidRPr="00773B15" w:rsidRDefault="00175B6B" w:rsidP="00773B15">
      <w:pPr>
        <w:spacing w:after="0" w:line="360" w:lineRule="auto"/>
        <w:rPr>
          <w:rFonts w:ascii="Times New Roman" w:eastAsia="Times New Roman" w:hAnsi="Times New Roman" w:cs="Times New Roman"/>
          <w:sz w:val="28"/>
          <w:szCs w:val="28"/>
        </w:rPr>
      </w:pPr>
      <w:r w:rsidRPr="00175B6B">
        <w:rPr>
          <w:rFonts w:ascii="Times New Roman" w:eastAsia="Times New Roman" w:hAnsi="Times New Roman" w:cs="Times New Roman"/>
          <w:noProof/>
          <w:sz w:val="28"/>
          <w:szCs w:val="28"/>
        </w:rPr>
        <w:drawing>
          <wp:inline distT="0" distB="0" distL="0" distR="0">
            <wp:extent cx="5943600" cy="3202393"/>
            <wp:effectExtent l="0" t="0" r="0" b="0"/>
            <wp:docPr id="23" name="Picture 23" descr="C:\Users\celhp\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elhp\Desktop\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02393"/>
                    </a:xfrm>
                    <a:prstGeom prst="rect">
                      <a:avLst/>
                    </a:prstGeom>
                    <a:noFill/>
                    <a:ln>
                      <a:noFill/>
                    </a:ln>
                  </pic:spPr>
                </pic:pic>
              </a:graphicData>
            </a:graphic>
          </wp:inline>
        </w:drawing>
      </w:r>
    </w:p>
    <w:p w:rsidR="00773B15" w:rsidRPr="00773B15" w:rsidRDefault="00773B15" w:rsidP="00773B15">
      <w:pPr>
        <w:spacing w:after="0" w:line="360" w:lineRule="auto"/>
        <w:rPr>
          <w:rFonts w:ascii="Times New Roman" w:eastAsia="Times New Roman" w:hAnsi="Times New Roman" w:cs="Times New Roman"/>
          <w:sz w:val="28"/>
          <w:szCs w:val="28"/>
        </w:rPr>
      </w:pPr>
    </w:p>
    <w:p w:rsidR="00773B15" w:rsidRDefault="00773B15" w:rsidP="00773B15">
      <w:pPr>
        <w:spacing w:after="0" w:line="360" w:lineRule="auto"/>
        <w:rPr>
          <w:rFonts w:ascii="Times New Roman" w:eastAsia="Times New Roman" w:hAnsi="Times New Roman" w:cs="Times New Roman"/>
          <w:b/>
          <w:sz w:val="28"/>
          <w:szCs w:val="28"/>
        </w:rPr>
      </w:pPr>
      <w:r w:rsidRPr="00773B15">
        <w:rPr>
          <w:rFonts w:ascii="Times New Roman" w:eastAsia="Times New Roman" w:hAnsi="Times New Roman" w:cs="Times New Roman"/>
          <w:b/>
          <w:sz w:val="28"/>
          <w:szCs w:val="28"/>
        </w:rPr>
        <w:t>PHẦN MỀM AUDACITY</w:t>
      </w:r>
    </w:p>
    <w:p w:rsidR="00170B2C" w:rsidRPr="00773B15" w:rsidRDefault="00170B2C" w:rsidP="00773B15">
      <w:pPr>
        <w:spacing w:after="0" w:line="360" w:lineRule="auto"/>
        <w:rPr>
          <w:rFonts w:ascii="Times New Roman" w:eastAsia="Times New Roman" w:hAnsi="Times New Roman" w:cs="Times New Roman"/>
          <w:b/>
          <w:sz w:val="28"/>
          <w:szCs w:val="28"/>
        </w:rPr>
      </w:pPr>
      <w:r w:rsidRPr="00170B2C">
        <w:rPr>
          <w:rFonts w:ascii="Times New Roman" w:eastAsia="Times New Roman" w:hAnsi="Times New Roman" w:cs="Times New Roman"/>
          <w:b/>
          <w:noProof/>
          <w:sz w:val="28"/>
          <w:szCs w:val="28"/>
        </w:rPr>
        <w:lastRenderedPageBreak/>
        <w:drawing>
          <wp:inline distT="0" distB="0" distL="0" distR="0">
            <wp:extent cx="5943600" cy="4529676"/>
            <wp:effectExtent l="0" t="0" r="0" b="4445"/>
            <wp:docPr id="24" name="Picture 24" descr="C:\Users\celhp\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elhp\Desktop\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29676"/>
                    </a:xfrm>
                    <a:prstGeom prst="rect">
                      <a:avLst/>
                    </a:prstGeom>
                    <a:noFill/>
                    <a:ln>
                      <a:noFill/>
                    </a:ln>
                  </pic:spPr>
                </pic:pic>
              </a:graphicData>
            </a:graphic>
          </wp:inline>
        </w:drawing>
      </w:r>
    </w:p>
    <w:p w:rsidR="00773B15" w:rsidRDefault="00773B15" w:rsidP="00773B15">
      <w:pPr>
        <w:spacing w:after="0" w:line="360" w:lineRule="auto"/>
        <w:rPr>
          <w:rFonts w:ascii="Times New Roman" w:eastAsia="Times New Roman" w:hAnsi="Times New Roman" w:cs="Times New Roman"/>
          <w:sz w:val="28"/>
          <w:szCs w:val="28"/>
        </w:rPr>
      </w:pPr>
      <w:r w:rsidRPr="00773B15">
        <w:rPr>
          <w:rFonts w:ascii="Times New Roman" w:eastAsia="Times New Roman" w:hAnsi="Times New Roman" w:cs="Times New Roman"/>
          <w:sz w:val="28"/>
          <w:szCs w:val="28"/>
        </w:rPr>
        <w:t>Audacity là một phần mềm miễn phí có thể được sử dụng để ghi âm giọng nói hoặc âm nhạc, chỉnh sửa bài nhạc, âm thanh pha trộn và cũng để làm sạch các vấn đề ghi âm như tiếng ồn xung quanh.</w:t>
      </w:r>
    </w:p>
    <w:p w:rsidR="0092017C" w:rsidRPr="0092017C" w:rsidRDefault="0092017C" w:rsidP="0092017C">
      <w:pPr>
        <w:spacing w:after="0" w:line="360" w:lineRule="auto"/>
        <w:rPr>
          <w:rFonts w:ascii="Times New Roman" w:eastAsia="Times New Roman" w:hAnsi="Times New Roman" w:cs="Times New Roman"/>
          <w:sz w:val="28"/>
          <w:szCs w:val="28"/>
        </w:rPr>
      </w:pPr>
      <w:r w:rsidRPr="0092017C">
        <w:rPr>
          <w:rFonts w:ascii="Times New Roman" w:eastAsia="Times New Roman" w:hAnsi="Times New Roman" w:cs="Times New Roman"/>
          <w:sz w:val="28"/>
          <w:szCs w:val="28"/>
        </w:rPr>
        <w:t>Để sử dụng Audacity, trước tiên bạn phải download Audacity và cài đặt nó vào máy tính của bạn. Sau đó tải ghi âm của bạn bằng cách chọn File từ menu chính, rồi chọn Import-&gt; Audio…</w:t>
      </w:r>
    </w:p>
    <w:p w:rsidR="0092017C" w:rsidRPr="0092017C" w:rsidRDefault="0092017C" w:rsidP="00102DD1">
      <w:pPr>
        <w:spacing w:after="0" w:line="360" w:lineRule="auto"/>
        <w:rPr>
          <w:rFonts w:ascii="Times New Roman" w:eastAsia="Times New Roman" w:hAnsi="Times New Roman" w:cs="Times New Roman"/>
          <w:sz w:val="28"/>
          <w:szCs w:val="28"/>
        </w:rPr>
      </w:pPr>
      <w:r w:rsidRPr="0092017C">
        <w:rPr>
          <w:rFonts w:ascii="Times New Roman" w:eastAsia="Times New Roman" w:hAnsi="Times New Roman" w:cs="Times New Roman"/>
          <w:sz w:val="28"/>
          <w:szCs w:val="28"/>
        </w:rPr>
        <w:t xml:space="preserve">Chọn ghi âm của bạn bằng cách nhấp double-click vào nó, hoặc bằng cách chọn nó rồi nhấn vào nút Open. </w:t>
      </w:r>
    </w:p>
    <w:p w:rsidR="00360256" w:rsidRDefault="0092017C" w:rsidP="00A06E29">
      <w:pPr>
        <w:spacing w:after="0" w:line="360" w:lineRule="auto"/>
        <w:rPr>
          <w:rFonts w:ascii="Times New Roman" w:eastAsia="Times New Roman" w:hAnsi="Times New Roman" w:cs="Times New Roman"/>
          <w:sz w:val="28"/>
          <w:szCs w:val="28"/>
        </w:rPr>
      </w:pPr>
      <w:r w:rsidRPr="0092017C">
        <w:rPr>
          <w:rFonts w:ascii="Times New Roman" w:eastAsia="Times New Roman" w:hAnsi="Times New Roman" w:cs="Times New Roman"/>
          <w:sz w:val="28"/>
          <w:szCs w:val="28"/>
        </w:rPr>
        <w:t>Nhìn chung, Audacity là công cụ chỉnh sửa âm thanh miễn p</w:t>
      </w:r>
      <w:r w:rsidR="00102DD1">
        <w:rPr>
          <w:rFonts w:ascii="Times New Roman" w:eastAsia="Times New Roman" w:hAnsi="Times New Roman" w:cs="Times New Roman"/>
          <w:sz w:val="28"/>
          <w:szCs w:val="28"/>
        </w:rPr>
        <w:t xml:space="preserve">hí tốt nhất hiện có, hỗ trợ </w:t>
      </w:r>
      <w:r w:rsidRPr="0092017C">
        <w:rPr>
          <w:rFonts w:ascii="Times New Roman" w:eastAsia="Times New Roman" w:hAnsi="Times New Roman" w:cs="Times New Roman"/>
          <w:sz w:val="28"/>
          <w:szCs w:val="28"/>
        </w:rPr>
        <w:t>ghi âm trực tiếp hay chỉnh sửa âm thanh từ một file sẵn có dễ dàng hơn bao giờ hết.</w:t>
      </w:r>
    </w:p>
    <w:p w:rsidR="00360256" w:rsidRDefault="0036025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A06E29" w:rsidRPr="00360256" w:rsidRDefault="00A06E29" w:rsidP="00A06E29">
      <w:pPr>
        <w:spacing w:after="0" w:line="360" w:lineRule="auto"/>
        <w:rPr>
          <w:rFonts w:ascii="Times New Roman" w:eastAsia="Times New Roman" w:hAnsi="Times New Roman" w:cs="Times New Roman"/>
          <w:sz w:val="28"/>
          <w:szCs w:val="28"/>
        </w:rPr>
      </w:pPr>
      <w:r w:rsidRPr="00A06E29">
        <w:rPr>
          <w:rFonts w:ascii="Times New Roman" w:eastAsia="Times New Roman" w:hAnsi="Times New Roman" w:cs="Times New Roman"/>
          <w:b/>
          <w:sz w:val="28"/>
          <w:szCs w:val="28"/>
        </w:rPr>
        <w:lastRenderedPageBreak/>
        <w:t>PHẦN MỀM MCMIX</w:t>
      </w:r>
    </w:p>
    <w:p w:rsidR="00746BBE" w:rsidRPr="00A06E29" w:rsidRDefault="00746BBE" w:rsidP="00A06E29">
      <w:pPr>
        <w:spacing w:after="0" w:line="360" w:lineRule="auto"/>
        <w:rPr>
          <w:rFonts w:ascii="Times New Roman" w:eastAsia="Times New Roman" w:hAnsi="Times New Roman" w:cs="Times New Roman"/>
          <w:b/>
          <w:sz w:val="28"/>
          <w:szCs w:val="28"/>
        </w:rPr>
      </w:pPr>
      <w:r w:rsidRPr="00746BBE">
        <w:rPr>
          <w:rFonts w:ascii="Times New Roman" w:eastAsia="Times New Roman" w:hAnsi="Times New Roman" w:cs="Times New Roman"/>
          <w:b/>
          <w:noProof/>
          <w:sz w:val="28"/>
          <w:szCs w:val="28"/>
        </w:rPr>
        <w:drawing>
          <wp:inline distT="0" distB="0" distL="0" distR="0">
            <wp:extent cx="5448173" cy="4111829"/>
            <wp:effectExtent l="0" t="0" r="635" b="3175"/>
            <wp:docPr id="19" name="Picture 19" descr="C:\Users\celhp\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lhp\Desktop\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183" cy="4113346"/>
                    </a:xfrm>
                    <a:prstGeom prst="rect">
                      <a:avLst/>
                    </a:prstGeom>
                    <a:noFill/>
                    <a:ln>
                      <a:noFill/>
                    </a:ln>
                  </pic:spPr>
                </pic:pic>
              </a:graphicData>
            </a:graphic>
          </wp:inline>
        </w:drawing>
      </w:r>
    </w:p>
    <w:p w:rsidR="00104EB3" w:rsidRPr="00104EB3" w:rsidRDefault="00A06E29" w:rsidP="00A13FC0">
      <w:pPr>
        <w:spacing w:after="0" w:line="360" w:lineRule="auto"/>
        <w:rPr>
          <w:rFonts w:ascii="Times New Roman" w:eastAsia="Times New Roman" w:hAnsi="Times New Roman" w:cs="Times New Roman"/>
          <w:sz w:val="28"/>
          <w:szCs w:val="28"/>
        </w:rPr>
      </w:pPr>
      <w:r w:rsidRPr="00A06E29">
        <w:rPr>
          <w:rFonts w:ascii="Times New Roman" w:eastAsia="Times New Roman" w:hAnsi="Times New Roman" w:cs="Times New Roman"/>
          <w:sz w:val="28"/>
          <w:szCs w:val="28"/>
        </w:rPr>
        <w:t>Ứng dụng</w:t>
      </w:r>
      <w:r w:rsidRPr="00A06E29">
        <w:rPr>
          <w:rFonts w:ascii="Times New Roman" w:eastAsia="Times New Roman" w:hAnsi="Times New Roman" w:cs="Times New Roman"/>
          <w:sz w:val="28"/>
          <w:szCs w:val="28"/>
        </w:rPr>
        <w:br/>
        <w:t>- Trộn đề thi trắc nghiệm</w:t>
      </w:r>
      <w:r w:rsidRPr="00A06E29">
        <w:rPr>
          <w:rFonts w:ascii="Times New Roman" w:eastAsia="Times New Roman" w:hAnsi="Times New Roman" w:cs="Times New Roman"/>
          <w:sz w:val="28"/>
          <w:szCs w:val="28"/>
        </w:rPr>
        <w:br/>
        <w:t>- Tạo ngân hàng câu hỏi trắc nghiệm</w:t>
      </w:r>
      <w:r w:rsidRPr="00A06E29">
        <w:rPr>
          <w:rFonts w:ascii="Times New Roman" w:eastAsia="Times New Roman" w:hAnsi="Times New Roman" w:cs="Times New Roman"/>
          <w:sz w:val="28"/>
          <w:szCs w:val="28"/>
        </w:rPr>
        <w:br/>
        <w:t>- Tạo ngân hàng đề tự luận</w:t>
      </w:r>
      <w:r w:rsidRPr="00A06E29">
        <w:rPr>
          <w:rFonts w:ascii="Times New Roman" w:eastAsia="Times New Roman" w:hAnsi="Times New Roman" w:cs="Times New Roman"/>
          <w:sz w:val="28"/>
          <w:szCs w:val="28"/>
        </w:rPr>
        <w:br/>
      </w:r>
      <w:r w:rsidR="00A63953" w:rsidRPr="00A06E29">
        <w:rPr>
          <w:rFonts w:ascii="Times New Roman" w:eastAsia="Times New Roman" w:hAnsi="Times New Roman" w:cs="Times New Roman"/>
          <w:sz w:val="28"/>
          <w:szCs w:val="28"/>
        </w:rPr>
        <w:t xml:space="preserve">Phần mềm McMIX  </w:t>
      </w:r>
      <w:r w:rsidR="00A63953">
        <w:rPr>
          <w:rFonts w:ascii="Times New Roman" w:eastAsia="Times New Roman" w:hAnsi="Times New Roman" w:cs="Times New Roman"/>
          <w:sz w:val="28"/>
          <w:szCs w:val="28"/>
        </w:rPr>
        <w:t xml:space="preserve">là phần mềm </w:t>
      </w:r>
      <w:r w:rsidR="00941E4E">
        <w:rPr>
          <w:rFonts w:ascii="Times New Roman" w:eastAsia="Times New Roman" w:hAnsi="Times New Roman" w:cs="Times New Roman"/>
          <w:sz w:val="28"/>
          <w:szCs w:val="28"/>
        </w:rPr>
        <w:t>trộn đề thi, t</w:t>
      </w:r>
      <w:r w:rsidRPr="00A06E29">
        <w:rPr>
          <w:rFonts w:ascii="Times New Roman" w:eastAsia="Times New Roman" w:hAnsi="Times New Roman" w:cs="Times New Roman"/>
          <w:sz w:val="28"/>
          <w:szCs w:val="28"/>
        </w:rPr>
        <w:t>ạo n</w:t>
      </w:r>
      <w:r w:rsidR="00941E4E">
        <w:rPr>
          <w:rFonts w:ascii="Times New Roman" w:eastAsia="Times New Roman" w:hAnsi="Times New Roman" w:cs="Times New Roman"/>
          <w:sz w:val="28"/>
          <w:szCs w:val="28"/>
        </w:rPr>
        <w:t>gân hàng trắc nghiệm, d</w:t>
      </w:r>
      <w:r w:rsidRPr="00A06E29">
        <w:rPr>
          <w:rFonts w:ascii="Times New Roman" w:eastAsia="Times New Roman" w:hAnsi="Times New Roman" w:cs="Times New Roman"/>
          <w:sz w:val="28"/>
          <w:szCs w:val="28"/>
        </w:rPr>
        <w:t>ữ liệu đề ch</w:t>
      </w:r>
      <w:r w:rsidR="00941E4E">
        <w:rPr>
          <w:rFonts w:ascii="Times New Roman" w:eastAsia="Times New Roman" w:hAnsi="Times New Roman" w:cs="Times New Roman"/>
          <w:sz w:val="28"/>
          <w:szCs w:val="28"/>
        </w:rPr>
        <w:t>uẩn ngân hàng trắc nghiệm, tạo ngân hàng tự luận và d</w:t>
      </w:r>
      <w:r w:rsidRPr="00A06E29">
        <w:rPr>
          <w:rFonts w:ascii="Times New Roman" w:eastAsia="Times New Roman" w:hAnsi="Times New Roman" w:cs="Times New Roman"/>
          <w:sz w:val="28"/>
          <w:szCs w:val="28"/>
        </w:rPr>
        <w:t xml:space="preserve">ữ liệu </w:t>
      </w:r>
      <w:r w:rsidR="00B45465">
        <w:rPr>
          <w:rFonts w:ascii="Times New Roman" w:eastAsia="Times New Roman" w:hAnsi="Times New Roman" w:cs="Times New Roman"/>
          <w:sz w:val="28"/>
          <w:szCs w:val="28"/>
        </w:rPr>
        <w:t xml:space="preserve">đề chuẩn ngân hàng tự luận </w:t>
      </w:r>
      <w:r w:rsidRPr="00A06E29">
        <w:rPr>
          <w:rFonts w:ascii="Times New Roman" w:eastAsia="Times New Roman" w:hAnsi="Times New Roman" w:cs="Times New Roman"/>
          <w:sz w:val="28"/>
          <w:szCs w:val="28"/>
        </w:rPr>
        <w:t>Phần mềm McMIX  đơn thu</w:t>
      </w:r>
      <w:r w:rsidR="00B45465">
        <w:rPr>
          <w:rFonts w:ascii="Times New Roman" w:eastAsia="Times New Roman" w:hAnsi="Times New Roman" w:cs="Times New Roman"/>
          <w:sz w:val="28"/>
          <w:szCs w:val="28"/>
        </w:rPr>
        <w:t>ầ</w:t>
      </w:r>
      <w:r w:rsidRPr="00A06E29">
        <w:rPr>
          <w:rFonts w:ascii="Times New Roman" w:eastAsia="Times New Roman" w:hAnsi="Times New Roman" w:cs="Times New Roman"/>
          <w:sz w:val="28"/>
          <w:szCs w:val="28"/>
        </w:rPr>
        <w:t>n là một công cụ trộn đề th</w:t>
      </w:r>
      <w:r w:rsidR="00B45465">
        <w:rPr>
          <w:rFonts w:ascii="Times New Roman" w:eastAsia="Times New Roman" w:hAnsi="Times New Roman" w:cs="Times New Roman"/>
          <w:sz w:val="28"/>
          <w:szCs w:val="28"/>
        </w:rPr>
        <w:t>i</w:t>
      </w:r>
      <w:r w:rsidRPr="00A06E29">
        <w:rPr>
          <w:rFonts w:ascii="Times New Roman" w:eastAsia="Times New Roman" w:hAnsi="Times New Roman" w:cs="Times New Roman"/>
          <w:sz w:val="28"/>
          <w:szCs w:val="28"/>
        </w:rPr>
        <w:t xml:space="preserve"> trắc nghiệm nằm trong phần của chương trình </w:t>
      </w:r>
      <w:r w:rsidR="00946116">
        <w:rPr>
          <w:rFonts w:ascii="Times New Roman" w:eastAsia="Times New Roman" w:hAnsi="Times New Roman" w:cs="Times New Roman"/>
          <w:sz w:val="28"/>
          <w:szCs w:val="28"/>
        </w:rPr>
        <w:t>McBANK (trong bộ McTEST)</w:t>
      </w:r>
      <w:r w:rsidRPr="00A06E29">
        <w:rPr>
          <w:rFonts w:ascii="Times New Roman" w:eastAsia="Times New Roman" w:hAnsi="Times New Roman" w:cs="Times New Roman"/>
          <w:sz w:val="28"/>
          <w:szCs w:val="28"/>
        </w:rPr>
        <w:t xml:space="preserve">. </w:t>
      </w:r>
      <w:r w:rsidR="00B45465">
        <w:rPr>
          <w:rFonts w:ascii="Times New Roman" w:eastAsia="Times New Roman" w:hAnsi="Times New Roman" w:cs="Times New Roman"/>
          <w:sz w:val="28"/>
          <w:szCs w:val="28"/>
        </w:rPr>
        <w:t>C</w:t>
      </w:r>
      <w:r w:rsidRPr="00A06E29">
        <w:rPr>
          <w:rFonts w:ascii="Times New Roman" w:eastAsia="Times New Roman" w:hAnsi="Times New Roman" w:cs="Times New Roman"/>
          <w:sz w:val="28"/>
          <w:szCs w:val="28"/>
        </w:rPr>
        <w:t>hương trình này giúp người dùng đặt biệt là giáo viên,</w:t>
      </w:r>
      <w:r w:rsidR="00B45465">
        <w:rPr>
          <w:rFonts w:ascii="Times New Roman" w:eastAsia="Times New Roman" w:hAnsi="Times New Roman" w:cs="Times New Roman"/>
          <w:sz w:val="28"/>
          <w:szCs w:val="28"/>
        </w:rPr>
        <w:t xml:space="preserve"> </w:t>
      </w:r>
      <w:r w:rsidRPr="00A06E29">
        <w:rPr>
          <w:rFonts w:ascii="Times New Roman" w:eastAsia="Times New Roman" w:hAnsi="Times New Roman" w:cs="Times New Roman"/>
          <w:sz w:val="28"/>
          <w:szCs w:val="28"/>
        </w:rPr>
        <w:t>giảng viên trộn đề thi trắc nghiệm được soạn sẵn.</w:t>
      </w:r>
      <w:r w:rsidR="00A13FC0">
        <w:rPr>
          <w:rFonts w:ascii="Times New Roman" w:eastAsia="Times New Roman" w:hAnsi="Times New Roman" w:cs="Times New Roman"/>
          <w:sz w:val="28"/>
          <w:szCs w:val="28"/>
        </w:rPr>
        <w:t xml:space="preserve"> </w:t>
      </w:r>
      <w:r w:rsidRPr="00A06E29">
        <w:rPr>
          <w:rFonts w:ascii="Times New Roman" w:eastAsia="Times New Roman" w:hAnsi="Times New Roman" w:cs="Times New Roman"/>
          <w:sz w:val="28"/>
          <w:szCs w:val="28"/>
        </w:rPr>
        <w:t xml:space="preserve">Đối với phần mềm này thì người dùng chỉ cần soạn thảo các câu hỏi trắc nghiệm trên word, sau đó thì import vào chương trình một cách đơn giản là copy và pate vậy là xong. Ngoài những tính năng được nêu ở phía trên thì phần mềm </w:t>
      </w:r>
      <w:r w:rsidRPr="00A06E29">
        <w:rPr>
          <w:rFonts w:ascii="Times New Roman" w:eastAsia="Times New Roman" w:hAnsi="Times New Roman" w:cs="Times New Roman"/>
          <w:sz w:val="28"/>
          <w:szCs w:val="28"/>
        </w:rPr>
        <w:lastRenderedPageBreak/>
        <w:t xml:space="preserve">trộn đề thi trắc nghiệm trên word này còn cho phép người sử dụng chỉnh sửa chữ và sao lưu dữ liệu môt cách nhanh chóng và dễ dàng nhất. </w:t>
      </w:r>
    </w:p>
    <w:p w:rsidR="00104EB3" w:rsidRP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Các tính năng phần mềm trộn đề thi trắc nghiệm McMIX</w:t>
      </w:r>
    </w:p>
    <w:p w:rsidR="00104EB3" w:rsidRP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Improt đề thi một cách dễ dàng.</w:t>
      </w:r>
    </w:p>
    <w:p w:rsidR="00104EB3" w:rsidRP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Hỗ trợ in ra giấy ngay trên phần mềm</w:t>
      </w:r>
    </w:p>
    <w:p w:rsidR="00104EB3" w:rsidRP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Hỗ trợ xem file trước khi in.</w:t>
      </w:r>
    </w:p>
    <w:p w:rsidR="00104EB3" w:rsidRP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Sao lưu dữ liệu nhanh chóng và an toàn</w:t>
      </w:r>
    </w:p>
    <w:p w:rsidR="00104EB3" w:rsidRP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Có thể soạn câu đề thi trước ở file word.</w:t>
      </w:r>
    </w:p>
    <w:p w:rsidR="00104EB3" w:rsidRP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Tích hợp nhiều ngôn ngữ trong chương trình như tiếng Pháp, tiếng Trung, tiếng Nga...</w:t>
      </w:r>
    </w:p>
    <w:p w:rsidR="00104EB3" w:rsidRP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Hỗ trợ tối đã việc chỉnh font chữ tiếng việt</w:t>
      </w:r>
    </w:p>
    <w:p w:rsidR="00104EB3" w:rsidRP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Giữ nguyên định dạng đề thi nếu người dùng muốn.</w:t>
      </w:r>
    </w:p>
    <w:p w:rsidR="00104EB3" w:rsidRP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Trộn đề thi trắc nghiệm đầy đủ trong bộ đề import vào.</w:t>
      </w:r>
    </w:p>
    <w:p w:rsidR="00104EB3" w:rsidRP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Có thể chỉnh sửa trước khi in file.</w:t>
      </w:r>
    </w:p>
    <w:p w:rsidR="00104EB3" w:rsidRP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Sử dụng cho các môn thi trắc nghiệm ở tất cả cấp độ.</w:t>
      </w:r>
    </w:p>
    <w:p w:rsidR="00104EB3" w:rsidRP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Không giới hạn bộ đề thi.</w:t>
      </w:r>
    </w:p>
    <w:p w:rsidR="00104EB3" w:rsidRDefault="00104EB3" w:rsidP="00104EB3">
      <w:pPr>
        <w:spacing w:after="0" w:line="360" w:lineRule="auto"/>
        <w:rPr>
          <w:rFonts w:ascii="Times New Roman" w:eastAsia="Times New Roman" w:hAnsi="Times New Roman" w:cs="Times New Roman"/>
          <w:sz w:val="28"/>
          <w:szCs w:val="28"/>
        </w:rPr>
      </w:pPr>
      <w:r w:rsidRPr="00104EB3">
        <w:rPr>
          <w:rFonts w:ascii="Times New Roman" w:eastAsia="Times New Roman" w:hAnsi="Times New Roman" w:cs="Times New Roman"/>
          <w:sz w:val="28"/>
          <w:szCs w:val="28"/>
        </w:rPr>
        <w:t>Sử dụng bộ hoán vị thông minh.</w:t>
      </w:r>
    </w:p>
    <w:p w:rsidR="00746BBE" w:rsidRPr="00746BBE" w:rsidRDefault="00746BBE" w:rsidP="00104EB3">
      <w:pPr>
        <w:spacing w:after="0" w:line="360" w:lineRule="auto"/>
        <w:rPr>
          <w:rFonts w:ascii="Times New Roman" w:eastAsia="Times New Roman" w:hAnsi="Times New Roman" w:cs="Times New Roman"/>
          <w:b/>
          <w:sz w:val="28"/>
          <w:szCs w:val="28"/>
        </w:rPr>
      </w:pPr>
      <w:r w:rsidRPr="00746BBE">
        <w:rPr>
          <w:rFonts w:ascii="Times New Roman" w:eastAsia="Times New Roman" w:hAnsi="Times New Roman" w:cs="Times New Roman"/>
          <w:b/>
          <w:noProof/>
          <w:sz w:val="28"/>
          <w:szCs w:val="28"/>
        </w:rPr>
        <w:lastRenderedPageBreak/>
        <w:drawing>
          <wp:inline distT="0" distB="0" distL="0" distR="0">
            <wp:extent cx="4933449" cy="3709360"/>
            <wp:effectExtent l="0" t="0" r="635" b="5715"/>
            <wp:docPr id="20" name="Picture 20" descr="C:\Users\celhp\Deskto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lhp\Desktop\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4928" cy="3710472"/>
                    </a:xfrm>
                    <a:prstGeom prst="rect">
                      <a:avLst/>
                    </a:prstGeom>
                    <a:noFill/>
                    <a:ln>
                      <a:noFill/>
                    </a:ln>
                  </pic:spPr>
                </pic:pic>
              </a:graphicData>
            </a:graphic>
          </wp:inline>
        </w:drawing>
      </w:r>
    </w:p>
    <w:p w:rsidR="00A6445D" w:rsidRPr="00104EB3" w:rsidRDefault="00A6445D" w:rsidP="00104EB3">
      <w:pPr>
        <w:spacing w:after="0" w:line="360" w:lineRule="auto"/>
        <w:rPr>
          <w:rFonts w:ascii="Times New Roman" w:eastAsia="Times New Roman" w:hAnsi="Times New Roman" w:cs="Times New Roman"/>
          <w:sz w:val="28"/>
          <w:szCs w:val="28"/>
        </w:rPr>
      </w:pPr>
      <w:r w:rsidRPr="00A6445D">
        <w:rPr>
          <w:rFonts w:ascii="Times New Roman" w:eastAsia="Times New Roman" w:hAnsi="Times New Roman" w:cs="Times New Roman"/>
          <w:noProof/>
          <w:sz w:val="28"/>
          <w:szCs w:val="28"/>
        </w:rPr>
        <w:drawing>
          <wp:inline distT="0" distB="0" distL="0" distR="0">
            <wp:extent cx="4942457" cy="2670229"/>
            <wp:effectExtent l="0" t="0" r="0" b="0"/>
            <wp:docPr id="18" name="Picture 18" descr="C:\Users\celhp\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lhp\Desktop\1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6785" cy="2677970"/>
                    </a:xfrm>
                    <a:prstGeom prst="rect">
                      <a:avLst/>
                    </a:prstGeom>
                    <a:noFill/>
                    <a:ln>
                      <a:noFill/>
                    </a:ln>
                  </pic:spPr>
                </pic:pic>
              </a:graphicData>
            </a:graphic>
          </wp:inline>
        </w:drawing>
      </w:r>
    </w:p>
    <w:p w:rsidR="00104EB3" w:rsidRPr="00104EB3" w:rsidRDefault="00104EB3" w:rsidP="00104EB3">
      <w:pPr>
        <w:spacing w:after="0" w:line="360" w:lineRule="auto"/>
        <w:rPr>
          <w:rFonts w:ascii="Times New Roman" w:eastAsia="Times New Roman" w:hAnsi="Times New Roman" w:cs="Times New Roman"/>
          <w:sz w:val="28"/>
          <w:szCs w:val="28"/>
        </w:rPr>
      </w:pPr>
    </w:p>
    <w:p w:rsidR="00AF757C" w:rsidRPr="00471AEF" w:rsidRDefault="00104EB3" w:rsidP="00104EB3">
      <w:pPr>
        <w:pStyle w:val="ListParagraph"/>
        <w:ind w:left="1080"/>
        <w:rPr>
          <w:color w:val="FF0000"/>
          <w:sz w:val="28"/>
          <w:szCs w:val="28"/>
        </w:rPr>
      </w:pPr>
      <w:r w:rsidRPr="00104EB3">
        <w:rPr>
          <w:rFonts w:ascii="Times New Roman" w:eastAsia="Times New Roman" w:hAnsi="Times New Roman" w:cs="Times New Roman"/>
          <w:sz w:val="28"/>
          <w:szCs w:val="28"/>
        </w:rPr>
        <w:br w:type="page"/>
      </w:r>
    </w:p>
    <w:p w:rsidR="002D3307" w:rsidRDefault="00F011CE" w:rsidP="00F011CE">
      <w:pPr>
        <w:spacing w:after="0" w:line="360" w:lineRule="auto"/>
        <w:rPr>
          <w:rFonts w:ascii="Times New Roman" w:eastAsia="Times New Roman" w:hAnsi="Times New Roman" w:cs="Times New Roman"/>
          <w:sz w:val="28"/>
          <w:szCs w:val="28"/>
        </w:rPr>
      </w:pPr>
      <w:r w:rsidRPr="00F011CE">
        <w:rPr>
          <w:rFonts w:ascii="Times New Roman" w:eastAsia="Times New Roman" w:hAnsi="Times New Roman" w:cs="Times New Roman"/>
          <w:b/>
          <w:sz w:val="28"/>
          <w:szCs w:val="28"/>
        </w:rPr>
        <w:lastRenderedPageBreak/>
        <w:t>PHẦN MỀM HOTPOTATO</w:t>
      </w:r>
      <w:r w:rsidR="002D3307" w:rsidRPr="002D3307">
        <w:rPr>
          <w:rFonts w:ascii="Times New Roman" w:eastAsia="Times New Roman" w:hAnsi="Times New Roman" w:cs="Times New Roman"/>
          <w:sz w:val="28"/>
          <w:szCs w:val="28"/>
        </w:rPr>
        <w:t xml:space="preserve"> </w:t>
      </w:r>
    </w:p>
    <w:p w:rsidR="009B7414" w:rsidRPr="00F011CE" w:rsidRDefault="009B7414" w:rsidP="00F011CE">
      <w:pPr>
        <w:spacing w:after="0" w:line="360" w:lineRule="auto"/>
        <w:rPr>
          <w:rFonts w:ascii="Times New Roman" w:eastAsia="Times New Roman" w:hAnsi="Times New Roman" w:cs="Times New Roman"/>
          <w:sz w:val="28"/>
          <w:szCs w:val="28"/>
        </w:rPr>
      </w:pPr>
      <w:r w:rsidRPr="009B7414">
        <w:rPr>
          <w:rFonts w:ascii="Times New Roman" w:eastAsia="Times New Roman" w:hAnsi="Times New Roman" w:cs="Times New Roman"/>
          <w:noProof/>
          <w:sz w:val="28"/>
          <w:szCs w:val="28"/>
        </w:rPr>
        <w:drawing>
          <wp:inline distT="0" distB="0" distL="0" distR="0">
            <wp:extent cx="5409792" cy="3709083"/>
            <wp:effectExtent l="0" t="0" r="635" b="5715"/>
            <wp:docPr id="14" name="Picture 14" descr="C:\Users\celhp\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lhp\Desktop\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2103" cy="3710668"/>
                    </a:xfrm>
                    <a:prstGeom prst="rect">
                      <a:avLst/>
                    </a:prstGeom>
                    <a:noFill/>
                    <a:ln>
                      <a:noFill/>
                    </a:ln>
                  </pic:spPr>
                </pic:pic>
              </a:graphicData>
            </a:graphic>
          </wp:inline>
        </w:drawing>
      </w:r>
    </w:p>
    <w:tbl>
      <w:tblPr>
        <w:tblW w:w="4952" w:type="pct"/>
        <w:tblCellSpacing w:w="0" w:type="dxa"/>
        <w:tblInd w:w="90" w:type="dxa"/>
        <w:shd w:val="clear" w:color="auto" w:fill="FFFFFF"/>
        <w:tblCellMar>
          <w:left w:w="0" w:type="dxa"/>
          <w:right w:w="0" w:type="dxa"/>
        </w:tblCellMar>
        <w:tblLook w:val="0000" w:firstRow="0" w:lastRow="0" w:firstColumn="0" w:lastColumn="0" w:noHBand="0" w:noVBand="0"/>
      </w:tblPr>
      <w:tblGrid>
        <w:gridCol w:w="9270"/>
      </w:tblGrid>
      <w:tr w:rsidR="00F011CE" w:rsidRPr="00F011CE" w:rsidTr="0031594D">
        <w:trPr>
          <w:tblCellSpacing w:w="0" w:type="dxa"/>
        </w:trPr>
        <w:tc>
          <w:tcPr>
            <w:tcW w:w="5000" w:type="pct"/>
            <w:shd w:val="clear" w:color="auto" w:fill="FFFFFF"/>
            <w:vAlign w:val="center"/>
          </w:tcPr>
          <w:p w:rsidR="00F011CE" w:rsidRPr="00F011CE" w:rsidRDefault="002D3307" w:rsidP="00F011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tiên, t</w:t>
            </w:r>
            <w:r w:rsidR="00F011CE" w:rsidRPr="00F011CE">
              <w:rPr>
                <w:rFonts w:ascii="Times New Roman" w:eastAsia="Times New Roman" w:hAnsi="Times New Roman" w:cs="Times New Roman"/>
                <w:sz w:val="28"/>
                <w:szCs w:val="28"/>
              </w:rPr>
              <w:t>ải chương trình với mục đích cá nhân miễn phí tại địa chỉ http://hotpot.uvic.ca/ (hay http://cftanhiep.6x.to) với dung lượng khoảng 9.5MB.</w:t>
            </w:r>
          </w:p>
          <w:p w:rsidR="00F011CE" w:rsidRPr="00F011CE" w:rsidRDefault="00F011CE" w:rsidP="00F011CE">
            <w:pPr>
              <w:spacing w:after="0" w:line="360" w:lineRule="auto"/>
              <w:rPr>
                <w:rFonts w:ascii="Times New Roman" w:eastAsia="Times New Roman" w:hAnsi="Times New Roman" w:cs="Times New Roman"/>
                <w:sz w:val="28"/>
                <w:szCs w:val="28"/>
              </w:rPr>
            </w:pPr>
            <w:r w:rsidRPr="00F011CE">
              <w:rPr>
                <w:rFonts w:ascii="Times New Roman" w:eastAsia="Times New Roman" w:hAnsi="Times New Roman" w:cs="Times New Roman"/>
                <w:sz w:val="28"/>
                <w:szCs w:val="28"/>
              </w:rPr>
              <w:t>Một số chức năng của phần mềm Hot Potatoes 6:</w:t>
            </w:r>
          </w:p>
          <w:p w:rsidR="00F011CE" w:rsidRPr="00F011CE" w:rsidRDefault="00F011CE" w:rsidP="00F011CE">
            <w:pPr>
              <w:spacing w:after="0" w:line="360" w:lineRule="auto"/>
              <w:rPr>
                <w:rFonts w:ascii="Times New Roman" w:eastAsia="Times New Roman" w:hAnsi="Times New Roman" w:cs="Times New Roman"/>
                <w:sz w:val="28"/>
                <w:szCs w:val="28"/>
              </w:rPr>
            </w:pPr>
            <w:r w:rsidRPr="00F011CE">
              <w:rPr>
                <w:rFonts w:ascii="Times New Roman" w:eastAsia="Times New Roman" w:hAnsi="Times New Roman" w:cs="Times New Roman"/>
                <w:sz w:val="28"/>
                <w:szCs w:val="28"/>
              </w:rPr>
              <w:t xml:space="preserve">- Tạo tác mẫu bài tập </w:t>
            </w:r>
            <w:r w:rsidR="00605265">
              <w:rPr>
                <w:rFonts w:ascii="Times New Roman" w:eastAsia="Times New Roman" w:hAnsi="Times New Roman" w:cs="Times New Roman"/>
                <w:sz w:val="28"/>
                <w:szCs w:val="28"/>
              </w:rPr>
              <w:t>phong phú nhờ các mô đun đa dạng</w:t>
            </w:r>
            <w:r w:rsidRPr="00F011CE">
              <w:rPr>
                <w:rFonts w:ascii="Times New Roman" w:eastAsia="Times New Roman" w:hAnsi="Times New Roman" w:cs="Times New Roman"/>
                <w:sz w:val="28"/>
                <w:szCs w:val="28"/>
              </w:rPr>
              <w:t>.</w:t>
            </w:r>
          </w:p>
          <w:p w:rsidR="00F011CE" w:rsidRPr="00F011CE" w:rsidRDefault="00F011CE" w:rsidP="00F011CE">
            <w:pPr>
              <w:spacing w:after="0" w:line="360" w:lineRule="auto"/>
              <w:rPr>
                <w:rFonts w:ascii="Times New Roman" w:eastAsia="Times New Roman" w:hAnsi="Times New Roman" w:cs="Times New Roman"/>
                <w:sz w:val="28"/>
                <w:szCs w:val="28"/>
              </w:rPr>
            </w:pPr>
            <w:r w:rsidRPr="00F011CE">
              <w:rPr>
                <w:rFonts w:ascii="Times New Roman" w:eastAsia="Times New Roman" w:hAnsi="Times New Roman" w:cs="Times New Roman"/>
                <w:sz w:val="28"/>
                <w:szCs w:val="28"/>
              </w:rPr>
              <w:t>- Chỉ xuất dạng HTML là có khả năng chạy độc lập, không nhúng được vào Powerpoint.</w:t>
            </w:r>
          </w:p>
          <w:p w:rsidR="00F011CE" w:rsidRPr="00F011CE" w:rsidRDefault="00F011CE" w:rsidP="00F011CE">
            <w:pPr>
              <w:spacing w:after="0" w:line="360" w:lineRule="auto"/>
              <w:rPr>
                <w:rFonts w:ascii="Times New Roman" w:eastAsia="Times New Roman" w:hAnsi="Times New Roman" w:cs="Times New Roman"/>
                <w:sz w:val="28"/>
                <w:szCs w:val="28"/>
              </w:rPr>
            </w:pPr>
            <w:r w:rsidRPr="00F011CE">
              <w:rPr>
                <w:rFonts w:ascii="Times New Roman" w:eastAsia="Times New Roman" w:hAnsi="Times New Roman" w:cs="Times New Roman"/>
                <w:sz w:val="28"/>
                <w:szCs w:val="28"/>
              </w:rPr>
              <w:t>- Giao diện tương tác HTML cũng mang tính tương tác cao nhưng khá đơn điệu.</w:t>
            </w:r>
          </w:p>
          <w:p w:rsidR="00F011CE" w:rsidRPr="00F011CE" w:rsidRDefault="00F011CE" w:rsidP="00F011CE">
            <w:pPr>
              <w:spacing w:after="0" w:line="360" w:lineRule="auto"/>
              <w:rPr>
                <w:rFonts w:ascii="Times New Roman" w:eastAsia="Times New Roman" w:hAnsi="Times New Roman" w:cs="Times New Roman"/>
                <w:sz w:val="28"/>
                <w:szCs w:val="28"/>
              </w:rPr>
            </w:pPr>
            <w:r w:rsidRPr="00F011CE">
              <w:rPr>
                <w:rFonts w:ascii="Times New Roman" w:eastAsia="Times New Roman" w:hAnsi="Times New Roman" w:cs="Times New Roman"/>
                <w:sz w:val="28"/>
                <w:szCs w:val="28"/>
              </w:rPr>
              <w:t>- Thiết lập tuỳ biến cách hiển thị số câu trên giao diện tương tác HTML.</w:t>
            </w:r>
          </w:p>
          <w:p w:rsidR="00F011CE" w:rsidRPr="00F011CE" w:rsidRDefault="00F011CE" w:rsidP="00F011CE">
            <w:pPr>
              <w:spacing w:after="0" w:line="360" w:lineRule="auto"/>
              <w:rPr>
                <w:rFonts w:ascii="Times New Roman" w:eastAsia="Times New Roman" w:hAnsi="Times New Roman" w:cs="Times New Roman"/>
                <w:sz w:val="28"/>
                <w:szCs w:val="28"/>
              </w:rPr>
            </w:pPr>
            <w:r w:rsidRPr="00F011CE">
              <w:rPr>
                <w:rFonts w:ascii="Times New Roman" w:eastAsia="Times New Roman" w:hAnsi="Times New Roman" w:cs="Times New Roman"/>
                <w:sz w:val="28"/>
                <w:szCs w:val="28"/>
              </w:rPr>
              <w:t>- Có khống chế thời gian trả lời và cho điểm tương ứng.</w:t>
            </w:r>
          </w:p>
          <w:p w:rsidR="00F011CE" w:rsidRPr="00F011CE" w:rsidRDefault="00F011CE" w:rsidP="00F011CE">
            <w:pPr>
              <w:spacing w:after="0" w:line="360" w:lineRule="auto"/>
              <w:rPr>
                <w:rFonts w:ascii="Times New Roman" w:eastAsia="Times New Roman" w:hAnsi="Times New Roman" w:cs="Times New Roman"/>
                <w:sz w:val="28"/>
                <w:szCs w:val="28"/>
              </w:rPr>
            </w:pPr>
            <w:r w:rsidRPr="00F011CE">
              <w:rPr>
                <w:rFonts w:ascii="Times New Roman" w:eastAsia="Times New Roman" w:hAnsi="Times New Roman" w:cs="Times New Roman"/>
                <w:sz w:val="28"/>
                <w:szCs w:val="28"/>
              </w:rPr>
              <w:t>- Có công cụ Masher tạo bảng tổng hợp chì mục.</w:t>
            </w:r>
          </w:p>
          <w:p w:rsidR="00F011CE" w:rsidRPr="00F011CE" w:rsidRDefault="00F011CE" w:rsidP="00F011CE">
            <w:pPr>
              <w:spacing w:after="0" w:line="360" w:lineRule="auto"/>
              <w:rPr>
                <w:rFonts w:ascii="Times New Roman" w:eastAsia="Times New Roman" w:hAnsi="Times New Roman" w:cs="Times New Roman"/>
                <w:sz w:val="28"/>
                <w:szCs w:val="28"/>
              </w:rPr>
            </w:pPr>
            <w:r w:rsidRPr="00F011CE">
              <w:rPr>
                <w:rFonts w:ascii="Times New Roman" w:eastAsia="Times New Roman" w:hAnsi="Times New Roman" w:cs="Times New Roman"/>
                <w:sz w:val="28"/>
                <w:szCs w:val="28"/>
              </w:rPr>
              <w:t>Với những ưu - khuyết điểm khác nhau theo kinh nghiệm của riêng tôi, người giáo viên có thể kết hợp cả hai phần mềm tuỳ tình huống để có thể tạo ra các bài tập điện tử thật thiết thực cho bài giảng của mình.</w:t>
            </w:r>
          </w:p>
          <w:p w:rsidR="00F011CE" w:rsidRDefault="00F011CE" w:rsidP="00F011CE">
            <w:pPr>
              <w:spacing w:after="0" w:line="360" w:lineRule="auto"/>
              <w:rPr>
                <w:rFonts w:ascii="Times New Roman" w:eastAsia="Times New Roman" w:hAnsi="Times New Roman" w:cs="Times New Roman"/>
                <w:sz w:val="28"/>
                <w:szCs w:val="28"/>
              </w:rPr>
            </w:pPr>
            <w:r w:rsidRPr="00F011CE">
              <w:rPr>
                <w:rFonts w:ascii="Times New Roman" w:eastAsia="Times New Roman" w:hAnsi="Times New Roman" w:cs="Times New Roman"/>
                <w:sz w:val="28"/>
                <w:szCs w:val="28"/>
              </w:rPr>
              <w:lastRenderedPageBreak/>
              <w:t>Ví dụ: Khi giảng giáo án điện tử với những câu trắc nghiệm ngắn nội dung ngắn liền với bài, ta có thể dùng Violet biên soạn và nhúng thẳng vào Powerpoint. Nhưng khi ôn tập cuối chương hay học kỳ với lượng câu hỏi nhiều và dài thì nên dùng HotPotatoes6 thiết kế là hữu dụng nhất.</w:t>
            </w:r>
          </w:p>
          <w:p w:rsidR="007A1142" w:rsidRDefault="007A1142" w:rsidP="007A1142">
            <w:pPr>
              <w:spacing w:after="0" w:line="360" w:lineRule="auto"/>
              <w:rPr>
                <w:rFonts w:ascii="Times New Roman" w:eastAsia="Times New Roman" w:hAnsi="Times New Roman" w:cs="Times New Roman"/>
                <w:sz w:val="28"/>
                <w:szCs w:val="28"/>
              </w:rPr>
            </w:pPr>
            <w:r w:rsidRPr="00F011CE">
              <w:rPr>
                <w:rFonts w:ascii="Times New Roman" w:eastAsia="Times New Roman" w:hAnsi="Times New Roman" w:cs="Times New Roman"/>
                <w:sz w:val="28"/>
                <w:szCs w:val="28"/>
              </w:rPr>
              <w:t>Bài tập trắc nghiệm (minh họa)</w:t>
            </w:r>
          </w:p>
          <w:p w:rsidR="00592BF5" w:rsidRPr="00F011CE" w:rsidRDefault="00592BF5" w:rsidP="007A1142">
            <w:pPr>
              <w:spacing w:after="0" w:line="360" w:lineRule="auto"/>
              <w:rPr>
                <w:rFonts w:ascii="Times New Roman" w:eastAsia="Times New Roman" w:hAnsi="Times New Roman" w:cs="Times New Roman"/>
                <w:sz w:val="28"/>
                <w:szCs w:val="28"/>
              </w:rPr>
            </w:pPr>
            <w:r w:rsidRPr="00592BF5">
              <w:rPr>
                <w:rFonts w:ascii="Times New Roman" w:eastAsia="Times New Roman" w:hAnsi="Times New Roman" w:cs="Times New Roman"/>
                <w:noProof/>
                <w:sz w:val="28"/>
                <w:szCs w:val="28"/>
              </w:rPr>
              <w:drawing>
                <wp:inline distT="0" distB="0" distL="0" distR="0">
                  <wp:extent cx="5659218" cy="4391025"/>
                  <wp:effectExtent l="0" t="0" r="0" b="0"/>
                  <wp:docPr id="15" name="Picture 15" descr="C:\Users\celhp\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lhp\Desktop\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2035" cy="4393211"/>
                          </a:xfrm>
                          <a:prstGeom prst="rect">
                            <a:avLst/>
                          </a:prstGeom>
                          <a:noFill/>
                          <a:ln>
                            <a:noFill/>
                          </a:ln>
                        </pic:spPr>
                      </pic:pic>
                    </a:graphicData>
                  </a:graphic>
                </wp:inline>
              </w:drawing>
            </w:r>
          </w:p>
          <w:p w:rsidR="007A1142" w:rsidRDefault="007A1142" w:rsidP="007A1142">
            <w:pPr>
              <w:spacing w:after="0" w:line="360" w:lineRule="auto"/>
              <w:rPr>
                <w:rFonts w:ascii="Times New Roman" w:eastAsia="Times New Roman" w:hAnsi="Times New Roman" w:cs="Times New Roman"/>
                <w:sz w:val="28"/>
                <w:szCs w:val="28"/>
              </w:rPr>
            </w:pPr>
            <w:r w:rsidRPr="00F011CE">
              <w:rPr>
                <w:rFonts w:ascii="Times New Roman" w:eastAsia="Times New Roman" w:hAnsi="Times New Roman" w:cs="Times New Roman"/>
                <w:sz w:val="28"/>
                <w:szCs w:val="28"/>
              </w:rPr>
              <w:t>Bài tập đọc dạng cloze-test (minh họa)</w:t>
            </w:r>
          </w:p>
          <w:p w:rsidR="00592BF5" w:rsidRPr="00F011CE" w:rsidRDefault="00592BF5" w:rsidP="007A1142">
            <w:pPr>
              <w:spacing w:after="0" w:line="360" w:lineRule="auto"/>
              <w:rPr>
                <w:rFonts w:ascii="Times New Roman" w:eastAsia="Times New Roman" w:hAnsi="Times New Roman" w:cs="Times New Roman"/>
                <w:sz w:val="28"/>
                <w:szCs w:val="28"/>
              </w:rPr>
            </w:pPr>
            <w:r w:rsidRPr="00592BF5">
              <w:rPr>
                <w:rFonts w:ascii="Times New Roman" w:eastAsia="Times New Roman" w:hAnsi="Times New Roman" w:cs="Times New Roman"/>
                <w:noProof/>
                <w:sz w:val="28"/>
                <w:szCs w:val="28"/>
              </w:rPr>
              <w:lastRenderedPageBreak/>
              <w:drawing>
                <wp:inline distT="0" distB="0" distL="0" distR="0">
                  <wp:extent cx="5886450" cy="3620722"/>
                  <wp:effectExtent l="0" t="0" r="0" b="0"/>
                  <wp:docPr id="16" name="Picture 16" descr="C:\Users\celhp\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lhp\Desktop\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205" cy="3626107"/>
                          </a:xfrm>
                          <a:prstGeom prst="rect">
                            <a:avLst/>
                          </a:prstGeom>
                          <a:noFill/>
                          <a:ln>
                            <a:noFill/>
                          </a:ln>
                        </pic:spPr>
                      </pic:pic>
                    </a:graphicData>
                  </a:graphic>
                </wp:inline>
              </w:drawing>
            </w:r>
          </w:p>
          <w:p w:rsidR="007A1142" w:rsidRDefault="007A1142" w:rsidP="007A1142">
            <w:pPr>
              <w:spacing w:after="0" w:line="360" w:lineRule="auto"/>
              <w:rPr>
                <w:rFonts w:ascii="Times New Roman" w:eastAsia="Times New Roman" w:hAnsi="Times New Roman" w:cs="Times New Roman"/>
                <w:sz w:val="28"/>
                <w:szCs w:val="28"/>
              </w:rPr>
            </w:pPr>
            <w:r w:rsidRPr="00F011CE">
              <w:rPr>
                <w:rFonts w:ascii="Times New Roman" w:eastAsia="Times New Roman" w:hAnsi="Times New Roman" w:cs="Times New Roman"/>
                <w:sz w:val="28"/>
                <w:szCs w:val="28"/>
              </w:rPr>
              <w:t>Thay đổi câu hỏi và đáp án (minh họa)</w:t>
            </w:r>
          </w:p>
          <w:p w:rsidR="00922CCB" w:rsidRDefault="00922CCB" w:rsidP="007A1142">
            <w:pPr>
              <w:spacing w:after="0" w:line="360" w:lineRule="auto"/>
              <w:rPr>
                <w:rFonts w:ascii="Times New Roman" w:eastAsia="Times New Roman" w:hAnsi="Times New Roman" w:cs="Times New Roman"/>
                <w:sz w:val="28"/>
                <w:szCs w:val="28"/>
              </w:rPr>
            </w:pPr>
            <w:r>
              <w:rPr>
                <w:noProof/>
              </w:rPr>
              <w:lastRenderedPageBreak/>
              <w:drawing>
                <wp:inline distT="0" distB="0" distL="0" distR="0" wp14:anchorId="2B1146CA" wp14:editId="19270983">
                  <wp:extent cx="5543550" cy="4429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4429125"/>
                          </a:xfrm>
                          <a:prstGeom prst="rect">
                            <a:avLst/>
                          </a:prstGeom>
                        </pic:spPr>
                      </pic:pic>
                    </a:graphicData>
                  </a:graphic>
                </wp:inline>
              </w:drawing>
            </w:r>
          </w:p>
          <w:p w:rsidR="00922CCB" w:rsidRPr="00F011CE" w:rsidRDefault="00922CCB" w:rsidP="007A1142">
            <w:pPr>
              <w:spacing w:after="0" w:line="360" w:lineRule="auto"/>
              <w:rPr>
                <w:rFonts w:ascii="Times New Roman" w:eastAsia="Times New Roman" w:hAnsi="Times New Roman" w:cs="Times New Roman"/>
                <w:sz w:val="28"/>
                <w:szCs w:val="28"/>
              </w:rPr>
            </w:pPr>
          </w:p>
          <w:p w:rsidR="007A1142" w:rsidRPr="00F011CE" w:rsidRDefault="007A1142" w:rsidP="007A1142">
            <w:pPr>
              <w:spacing w:after="0" w:line="360" w:lineRule="auto"/>
              <w:rPr>
                <w:rFonts w:ascii="Times New Roman" w:eastAsia="Times New Roman" w:hAnsi="Times New Roman" w:cs="Times New Roman"/>
                <w:sz w:val="28"/>
                <w:szCs w:val="28"/>
              </w:rPr>
            </w:pPr>
          </w:p>
          <w:p w:rsidR="007A1142" w:rsidRDefault="007A1142" w:rsidP="007A1142">
            <w:pPr>
              <w:rPr>
                <w:color w:val="FF0000"/>
                <w:sz w:val="28"/>
                <w:szCs w:val="28"/>
              </w:rPr>
            </w:pPr>
          </w:p>
          <w:p w:rsidR="007A1142" w:rsidRPr="007A1142" w:rsidRDefault="007A1142" w:rsidP="00F011CE">
            <w:pPr>
              <w:spacing w:after="0" w:line="360" w:lineRule="auto"/>
              <w:rPr>
                <w:rFonts w:ascii="Times New Roman" w:eastAsia="Times New Roman" w:hAnsi="Times New Roman" w:cs="Times New Roman"/>
                <w:b/>
                <w:sz w:val="28"/>
                <w:szCs w:val="28"/>
              </w:rPr>
            </w:pPr>
            <w:r w:rsidRPr="007A1142">
              <w:rPr>
                <w:rFonts w:ascii="Times New Roman" w:eastAsia="Times New Roman" w:hAnsi="Times New Roman" w:cs="Times New Roman"/>
                <w:b/>
                <w:sz w:val="28"/>
                <w:szCs w:val="28"/>
              </w:rPr>
              <w:t>Phần mềm QUIZLET</w:t>
            </w:r>
          </w:p>
          <w:p w:rsidR="007A1142" w:rsidRDefault="007A1142" w:rsidP="007A1142">
            <w:pPr>
              <w:pStyle w:val="ListParagraph"/>
              <w:numPr>
                <w:ilvl w:val="0"/>
                <w:numId w:val="17"/>
              </w:numPr>
              <w:spacing w:after="0" w:line="360" w:lineRule="auto"/>
              <w:rPr>
                <w:rFonts w:ascii="Times New Roman" w:eastAsia="Times New Roman" w:hAnsi="Times New Roman" w:cs="Times New Roman"/>
                <w:sz w:val="28"/>
                <w:szCs w:val="28"/>
              </w:rPr>
            </w:pPr>
            <w:r w:rsidRPr="007A1142">
              <w:rPr>
                <w:rFonts w:ascii="Times New Roman" w:eastAsia="Times New Roman" w:hAnsi="Times New Roman" w:cs="Times New Roman"/>
                <w:sz w:val="28"/>
                <w:szCs w:val="28"/>
              </w:rPr>
              <w:t xml:space="preserve">Quizlet &lt;quizlet.com&gt; là một website hỗ trợ người dùng tạo và sử dụng flashcard trực tuyến để học từ vựng, tích hợp cả âm thanh và hình ảnh minh họa. Một ưu điểm vượt trội của Quizlet đó là có thể sử dụng được cả trên smart devices như smartphone, tablet,... (tải ứng dụng về từ app store), vì vậy sẽ giúp cho người học tiết kiệm thời gian, linh hoạt và chủ động hơn trong việc học và ôn tập từ mới. Ngoài ra, tính năng "class" của Quizlet có thể biến kiến thức </w:t>
            </w:r>
            <w:r w:rsidRPr="007A1142">
              <w:rPr>
                <w:rFonts w:ascii="Times New Roman" w:eastAsia="Times New Roman" w:hAnsi="Times New Roman" w:cs="Times New Roman"/>
                <w:sz w:val="28"/>
                <w:szCs w:val="28"/>
              </w:rPr>
              <w:lastRenderedPageBreak/>
              <w:t xml:space="preserve">của bạn thành của mình, bàn luận, thậm chí sửa bài cho nhau </w:t>
            </w:r>
            <w:r>
              <w:rPr>
                <w:rFonts w:ascii="Times New Roman" w:eastAsia="Times New Roman" w:hAnsi="Times New Roman" w:cs="Times New Roman"/>
                <w:sz w:val="28"/>
                <w:szCs w:val="28"/>
              </w:rPr>
              <w:t xml:space="preserve">. </w:t>
            </w:r>
            <w:r w:rsidRPr="007A1142">
              <w:rPr>
                <w:rFonts w:ascii="Times New Roman" w:eastAsia="Times New Roman" w:hAnsi="Times New Roman" w:cs="Times New Roman"/>
                <w:sz w:val="28"/>
                <w:szCs w:val="28"/>
              </w:rPr>
              <w:t xml:space="preserve">Sau khi đã </w:t>
            </w:r>
            <w:r>
              <w:rPr>
                <w:rFonts w:ascii="Times New Roman" w:eastAsia="Times New Roman" w:hAnsi="Times New Roman" w:cs="Times New Roman"/>
                <w:sz w:val="28"/>
                <w:szCs w:val="28"/>
              </w:rPr>
              <w:t>tạo được các set rồi,</w:t>
            </w:r>
            <w:r w:rsidRPr="007A1142">
              <w:rPr>
                <w:rFonts w:ascii="Times New Roman" w:eastAsia="Times New Roman" w:hAnsi="Times New Roman" w:cs="Times New Roman"/>
                <w:sz w:val="28"/>
                <w:szCs w:val="28"/>
              </w:rPr>
              <w:t xml:space="preserve"> có 6 cách học khác nhau, thay đổi phương pháp như thế này cũng làm tăng hứng thú học hơn.</w:t>
            </w:r>
          </w:p>
          <w:p w:rsidR="007B3EA9" w:rsidRPr="007A1142" w:rsidRDefault="007B3EA9" w:rsidP="00617D0A">
            <w:pPr>
              <w:pStyle w:val="ListParagraph"/>
              <w:numPr>
                <w:ilvl w:val="0"/>
                <w:numId w:val="17"/>
              </w:numPr>
              <w:spacing w:after="0" w:line="360" w:lineRule="auto"/>
              <w:rPr>
                <w:rFonts w:ascii="Times New Roman" w:eastAsia="Times New Roman" w:hAnsi="Times New Roman" w:cs="Times New Roman"/>
                <w:sz w:val="28"/>
                <w:szCs w:val="28"/>
              </w:rPr>
            </w:pPr>
            <w:r w:rsidRPr="007B3EA9">
              <w:rPr>
                <w:rFonts w:ascii="Times New Roman" w:eastAsia="Times New Roman" w:hAnsi="Times New Roman" w:cs="Times New Roman"/>
                <w:noProof/>
                <w:sz w:val="28"/>
                <w:szCs w:val="28"/>
              </w:rPr>
              <w:drawing>
                <wp:inline distT="0" distB="0" distL="0" distR="0">
                  <wp:extent cx="4932015" cy="2557181"/>
                  <wp:effectExtent l="0" t="0" r="2540" b="0"/>
                  <wp:docPr id="1" name="Picture 1" descr="C:\Users\celh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lhp\Deskt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1058" cy="2561870"/>
                          </a:xfrm>
                          <a:prstGeom prst="rect">
                            <a:avLst/>
                          </a:prstGeom>
                          <a:noFill/>
                          <a:ln>
                            <a:noFill/>
                          </a:ln>
                        </pic:spPr>
                      </pic:pic>
                    </a:graphicData>
                  </a:graphic>
                </wp:inline>
              </w:drawing>
            </w:r>
          </w:p>
          <w:p w:rsidR="007A1142" w:rsidRDefault="007A1142" w:rsidP="007A1142">
            <w:pPr>
              <w:pStyle w:val="ListParagraph"/>
              <w:numPr>
                <w:ilvl w:val="0"/>
                <w:numId w:val="17"/>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Flashcards: phần này giúp</w:t>
            </w:r>
            <w:r w:rsidRPr="007A1142">
              <w:rPr>
                <w:rFonts w:ascii="Times New Roman" w:eastAsia="Times New Roman" w:hAnsi="Times New Roman" w:cs="Times New Roman"/>
                <w:sz w:val="28"/>
                <w:szCs w:val="28"/>
              </w:rPr>
              <w:t xml:space="preserve"> ghi nhớ từ vựng theo 2 mặt của flashcard, lật đi lật lại để thay đổi giữa phần Tiếng Anh và giải nghĩa T</w:t>
            </w:r>
            <w:r>
              <w:rPr>
                <w:rFonts w:ascii="Times New Roman" w:eastAsia="Times New Roman" w:hAnsi="Times New Roman" w:cs="Times New Roman"/>
                <w:sz w:val="28"/>
                <w:szCs w:val="28"/>
              </w:rPr>
              <w:t>iếng Việt cũng như cách phát âm</w:t>
            </w:r>
            <w:r w:rsidRPr="007A1142">
              <w:rPr>
                <w:rFonts w:ascii="Times New Roman" w:eastAsia="Times New Roman" w:hAnsi="Times New Roman" w:cs="Times New Roman"/>
                <w:sz w:val="28"/>
                <w:szCs w:val="28"/>
              </w:rPr>
              <w:t>.</w:t>
            </w:r>
          </w:p>
          <w:p w:rsidR="00617D0A" w:rsidRPr="007A1142" w:rsidRDefault="00617D0A" w:rsidP="00617D0A">
            <w:pPr>
              <w:pStyle w:val="ListParagraph"/>
              <w:spacing w:after="0" w:line="360" w:lineRule="auto"/>
              <w:ind w:left="1800"/>
              <w:rPr>
                <w:rFonts w:ascii="Times New Roman" w:eastAsia="Times New Roman" w:hAnsi="Times New Roman" w:cs="Times New Roman"/>
                <w:sz w:val="28"/>
                <w:szCs w:val="28"/>
              </w:rPr>
            </w:pPr>
            <w:r w:rsidRPr="00617D0A">
              <w:rPr>
                <w:rFonts w:ascii="Times New Roman" w:eastAsia="Times New Roman" w:hAnsi="Times New Roman" w:cs="Times New Roman"/>
                <w:noProof/>
                <w:sz w:val="28"/>
                <w:szCs w:val="28"/>
              </w:rPr>
              <w:drawing>
                <wp:inline distT="0" distB="0" distL="0" distR="0">
                  <wp:extent cx="5038578" cy="2845211"/>
                  <wp:effectExtent l="0" t="0" r="0" b="0"/>
                  <wp:docPr id="2" name="Picture 2" descr="C:\Users\celh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lhp\Desktop\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4802" cy="2848726"/>
                          </a:xfrm>
                          <a:prstGeom prst="rect">
                            <a:avLst/>
                          </a:prstGeom>
                          <a:noFill/>
                          <a:ln>
                            <a:noFill/>
                          </a:ln>
                        </pic:spPr>
                      </pic:pic>
                    </a:graphicData>
                  </a:graphic>
                </wp:inline>
              </w:drawing>
            </w:r>
          </w:p>
          <w:p w:rsidR="007A1142" w:rsidRDefault="007A1142" w:rsidP="007A1142">
            <w:pPr>
              <w:pStyle w:val="ListParagraph"/>
              <w:numPr>
                <w:ilvl w:val="0"/>
                <w:numId w:val="17"/>
              </w:numPr>
              <w:spacing w:after="0" w:line="360" w:lineRule="auto"/>
              <w:rPr>
                <w:rFonts w:ascii="Times New Roman" w:eastAsia="Times New Roman" w:hAnsi="Times New Roman" w:cs="Times New Roman"/>
                <w:sz w:val="28"/>
                <w:szCs w:val="28"/>
              </w:rPr>
            </w:pPr>
            <w:r w:rsidRPr="007A1142">
              <w:rPr>
                <w:rFonts w:ascii="Times New Roman" w:eastAsia="Times New Roman" w:hAnsi="Times New Roman" w:cs="Times New Roman"/>
                <w:sz w:val="28"/>
                <w:szCs w:val="28"/>
              </w:rPr>
              <w:t xml:space="preserve">2. Learn: Quizlet yêu cầu bạn </w:t>
            </w:r>
            <w:r>
              <w:rPr>
                <w:rFonts w:ascii="Times New Roman" w:eastAsia="Times New Roman" w:hAnsi="Times New Roman" w:cs="Times New Roman"/>
                <w:sz w:val="28"/>
                <w:szCs w:val="28"/>
              </w:rPr>
              <w:t>đánh máy</w:t>
            </w:r>
            <w:r w:rsidRPr="007A1142">
              <w:rPr>
                <w:rFonts w:ascii="Times New Roman" w:eastAsia="Times New Roman" w:hAnsi="Times New Roman" w:cs="Times New Roman"/>
                <w:sz w:val="28"/>
                <w:szCs w:val="28"/>
              </w:rPr>
              <w:t xml:space="preserve"> từ Tiếng Anh tương ứng với phần nghĩa Tiếng Việt cho trước kèm theo tự động sửa lỗi và </w:t>
            </w:r>
            <w:r w:rsidRPr="007A1142">
              <w:rPr>
                <w:rFonts w:ascii="Times New Roman" w:eastAsia="Times New Roman" w:hAnsi="Times New Roman" w:cs="Times New Roman"/>
                <w:sz w:val="28"/>
                <w:szCs w:val="28"/>
              </w:rPr>
              <w:lastRenderedPageBreak/>
              <w:t xml:space="preserve">đánh vần khi </w:t>
            </w:r>
            <w:r>
              <w:rPr>
                <w:rFonts w:ascii="Times New Roman" w:eastAsia="Times New Roman" w:hAnsi="Times New Roman" w:cs="Times New Roman"/>
                <w:sz w:val="28"/>
                <w:szCs w:val="28"/>
              </w:rPr>
              <w:t xml:space="preserve">viết sai mỗi từ </w:t>
            </w:r>
            <w:r w:rsidRPr="007A1142">
              <w:rPr>
                <w:rFonts w:ascii="Times New Roman" w:eastAsia="Times New Roman" w:hAnsi="Times New Roman" w:cs="Times New Roman"/>
                <w:sz w:val="28"/>
                <w:szCs w:val="28"/>
              </w:rPr>
              <w:t>.</w:t>
            </w:r>
          </w:p>
          <w:p w:rsidR="00166131" w:rsidRPr="007A1142" w:rsidRDefault="00166131" w:rsidP="00166131">
            <w:pPr>
              <w:pStyle w:val="ListParagraph"/>
              <w:spacing w:after="0" w:line="360" w:lineRule="auto"/>
              <w:ind w:left="1800"/>
              <w:rPr>
                <w:rFonts w:ascii="Times New Roman" w:eastAsia="Times New Roman" w:hAnsi="Times New Roman" w:cs="Times New Roman"/>
                <w:sz w:val="28"/>
                <w:szCs w:val="28"/>
              </w:rPr>
            </w:pPr>
            <w:r w:rsidRPr="00166131">
              <w:rPr>
                <w:rFonts w:ascii="Times New Roman" w:eastAsia="Times New Roman" w:hAnsi="Times New Roman" w:cs="Times New Roman"/>
                <w:noProof/>
                <w:sz w:val="28"/>
                <w:szCs w:val="28"/>
              </w:rPr>
              <w:drawing>
                <wp:inline distT="0" distB="0" distL="0" distR="0">
                  <wp:extent cx="5086865" cy="2931795"/>
                  <wp:effectExtent l="0" t="0" r="0" b="1905"/>
                  <wp:docPr id="3" name="Picture 3" descr="C:\Users\celh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lhp\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7022" cy="2937649"/>
                          </a:xfrm>
                          <a:prstGeom prst="rect">
                            <a:avLst/>
                          </a:prstGeom>
                          <a:noFill/>
                          <a:ln>
                            <a:noFill/>
                          </a:ln>
                        </pic:spPr>
                      </pic:pic>
                    </a:graphicData>
                  </a:graphic>
                </wp:inline>
              </w:drawing>
            </w:r>
          </w:p>
          <w:p w:rsidR="007A1142" w:rsidRDefault="007A1142" w:rsidP="007A1142">
            <w:pPr>
              <w:pStyle w:val="ListParagraph"/>
              <w:numPr>
                <w:ilvl w:val="0"/>
                <w:numId w:val="17"/>
              </w:numPr>
              <w:spacing w:after="0" w:line="360" w:lineRule="auto"/>
              <w:rPr>
                <w:rFonts w:ascii="Times New Roman" w:eastAsia="Times New Roman" w:hAnsi="Times New Roman" w:cs="Times New Roman"/>
                <w:sz w:val="28"/>
                <w:szCs w:val="28"/>
              </w:rPr>
            </w:pPr>
            <w:r w:rsidRPr="007A1142">
              <w:rPr>
                <w:rFonts w:ascii="Times New Roman" w:eastAsia="Times New Roman" w:hAnsi="Times New Roman" w:cs="Times New Roman"/>
                <w:sz w:val="28"/>
                <w:szCs w:val="28"/>
              </w:rPr>
              <w:t>3. Speller</w:t>
            </w:r>
            <w:r>
              <w:rPr>
                <w:rFonts w:ascii="Times New Roman" w:eastAsia="Times New Roman" w:hAnsi="Times New Roman" w:cs="Times New Roman"/>
                <w:sz w:val="28"/>
                <w:szCs w:val="28"/>
              </w:rPr>
              <w:t xml:space="preserve">: "just type what you hear" - </w:t>
            </w:r>
            <w:r w:rsidRPr="007A1142">
              <w:rPr>
                <w:rFonts w:ascii="Times New Roman" w:eastAsia="Times New Roman" w:hAnsi="Times New Roman" w:cs="Times New Roman"/>
                <w:sz w:val="28"/>
                <w:szCs w:val="28"/>
              </w:rPr>
              <w:t xml:space="preserve"> đơn g</w:t>
            </w:r>
            <w:r>
              <w:rPr>
                <w:rFonts w:ascii="Times New Roman" w:eastAsia="Times New Roman" w:hAnsi="Times New Roman" w:cs="Times New Roman"/>
                <w:sz w:val="28"/>
                <w:szCs w:val="28"/>
              </w:rPr>
              <w:t xml:space="preserve">iản là nghe thấy từ nào thì viết lại từ đó, </w:t>
            </w:r>
            <w:r w:rsidRPr="007A1142">
              <w:rPr>
                <w:rFonts w:ascii="Times New Roman" w:eastAsia="Times New Roman" w:hAnsi="Times New Roman" w:cs="Times New Roman"/>
                <w:sz w:val="28"/>
                <w:szCs w:val="28"/>
              </w:rPr>
              <w:t>rất h</w:t>
            </w:r>
            <w:r>
              <w:rPr>
                <w:rFonts w:ascii="Times New Roman" w:eastAsia="Times New Roman" w:hAnsi="Times New Roman" w:cs="Times New Roman"/>
                <w:sz w:val="28"/>
                <w:szCs w:val="28"/>
              </w:rPr>
              <w:t>ữu ích cho kỹ năng listening</w:t>
            </w:r>
            <w:r w:rsidRPr="007A1142">
              <w:rPr>
                <w:rFonts w:ascii="Times New Roman" w:eastAsia="Times New Roman" w:hAnsi="Times New Roman" w:cs="Times New Roman"/>
                <w:sz w:val="28"/>
                <w:szCs w:val="28"/>
              </w:rPr>
              <w:t>.</w:t>
            </w:r>
          </w:p>
          <w:p w:rsidR="00EE79FE" w:rsidRPr="007A1142" w:rsidRDefault="00EE79FE" w:rsidP="00EE79FE">
            <w:pPr>
              <w:pStyle w:val="ListParagraph"/>
              <w:spacing w:after="0" w:line="360" w:lineRule="auto"/>
              <w:ind w:left="1800"/>
              <w:rPr>
                <w:rFonts w:ascii="Times New Roman" w:eastAsia="Times New Roman" w:hAnsi="Times New Roman" w:cs="Times New Roman"/>
                <w:sz w:val="28"/>
                <w:szCs w:val="28"/>
              </w:rPr>
            </w:pPr>
            <w:r w:rsidRPr="00EE79FE">
              <w:rPr>
                <w:rFonts w:ascii="Times New Roman" w:eastAsia="Times New Roman" w:hAnsi="Times New Roman" w:cs="Times New Roman"/>
                <w:noProof/>
                <w:sz w:val="28"/>
                <w:szCs w:val="28"/>
              </w:rPr>
              <w:drawing>
                <wp:inline distT="0" distB="0" distL="0" distR="0">
                  <wp:extent cx="4822201" cy="2686050"/>
                  <wp:effectExtent l="0" t="0" r="0" b="0"/>
                  <wp:docPr id="4" name="Picture 4" descr="C:\Users\celh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lhp\Desktop\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4850" cy="2693096"/>
                          </a:xfrm>
                          <a:prstGeom prst="rect">
                            <a:avLst/>
                          </a:prstGeom>
                          <a:noFill/>
                          <a:ln>
                            <a:noFill/>
                          </a:ln>
                        </pic:spPr>
                      </pic:pic>
                    </a:graphicData>
                  </a:graphic>
                </wp:inline>
              </w:drawing>
            </w:r>
          </w:p>
          <w:p w:rsidR="007A1142" w:rsidRDefault="007A1142" w:rsidP="007A1142">
            <w:pPr>
              <w:pStyle w:val="ListParagraph"/>
              <w:numPr>
                <w:ilvl w:val="0"/>
                <w:numId w:val="17"/>
              </w:numPr>
              <w:spacing w:after="0" w:line="360" w:lineRule="auto"/>
              <w:rPr>
                <w:rFonts w:ascii="Times New Roman" w:eastAsia="Times New Roman" w:hAnsi="Times New Roman" w:cs="Times New Roman"/>
                <w:sz w:val="28"/>
                <w:szCs w:val="28"/>
              </w:rPr>
            </w:pPr>
            <w:r w:rsidRPr="007A1142">
              <w:rPr>
                <w:rFonts w:ascii="Times New Roman" w:eastAsia="Times New Roman" w:hAnsi="Times New Roman" w:cs="Times New Roman"/>
                <w:sz w:val="28"/>
                <w:szCs w:val="28"/>
              </w:rPr>
              <w:t>4. Test: Quizlet sẽ tự tạo bài kiểm tra ngẫu nhiê</w:t>
            </w:r>
            <w:r>
              <w:rPr>
                <w:rFonts w:ascii="Times New Roman" w:eastAsia="Times New Roman" w:hAnsi="Times New Roman" w:cs="Times New Roman"/>
                <w:sz w:val="28"/>
                <w:szCs w:val="28"/>
              </w:rPr>
              <w:t>n từ những từ vựng mà</w:t>
            </w:r>
            <w:r w:rsidRPr="007A1142">
              <w:rPr>
                <w:rFonts w:ascii="Times New Roman" w:eastAsia="Times New Roman" w:hAnsi="Times New Roman" w:cs="Times New Roman"/>
                <w:sz w:val="28"/>
                <w:szCs w:val="28"/>
              </w:rPr>
              <w:t xml:space="preserve"> đã </w:t>
            </w:r>
            <w:r>
              <w:rPr>
                <w:rFonts w:ascii="Times New Roman" w:eastAsia="Times New Roman" w:hAnsi="Times New Roman" w:cs="Times New Roman"/>
                <w:sz w:val="28"/>
                <w:szCs w:val="28"/>
              </w:rPr>
              <w:t xml:space="preserve">được </w:t>
            </w:r>
            <w:r w:rsidRPr="007A1142">
              <w:rPr>
                <w:rFonts w:ascii="Times New Roman" w:eastAsia="Times New Roman" w:hAnsi="Times New Roman" w:cs="Times New Roman"/>
                <w:sz w:val="28"/>
                <w:szCs w:val="28"/>
              </w:rPr>
              <w:t>tạo dựa trên 4 dạng cơ bản: written, matching, multiple choice và True/False.</w:t>
            </w:r>
          </w:p>
          <w:p w:rsidR="00446193" w:rsidRPr="007A1142" w:rsidRDefault="00446193" w:rsidP="00446193">
            <w:pPr>
              <w:pStyle w:val="ListParagraph"/>
              <w:numPr>
                <w:ilvl w:val="0"/>
                <w:numId w:val="17"/>
              </w:numPr>
              <w:spacing w:after="0" w:line="360" w:lineRule="auto"/>
              <w:rPr>
                <w:rFonts w:ascii="Times New Roman" w:eastAsia="Times New Roman" w:hAnsi="Times New Roman" w:cs="Times New Roman"/>
                <w:sz w:val="28"/>
                <w:szCs w:val="28"/>
              </w:rPr>
            </w:pPr>
            <w:r w:rsidRPr="00446193">
              <w:rPr>
                <w:rFonts w:ascii="Times New Roman" w:eastAsia="Times New Roman" w:hAnsi="Times New Roman" w:cs="Times New Roman"/>
                <w:noProof/>
                <w:sz w:val="28"/>
                <w:szCs w:val="28"/>
              </w:rPr>
              <w:lastRenderedPageBreak/>
              <w:drawing>
                <wp:inline distT="0" distB="0" distL="0" distR="0">
                  <wp:extent cx="4791075" cy="2713419"/>
                  <wp:effectExtent l="0" t="0" r="0" b="0"/>
                  <wp:docPr id="5" name="Picture 5" descr="C:\Users\celhp\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lhp\Desktop\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8741" cy="2723424"/>
                          </a:xfrm>
                          <a:prstGeom prst="rect">
                            <a:avLst/>
                          </a:prstGeom>
                          <a:noFill/>
                          <a:ln>
                            <a:noFill/>
                          </a:ln>
                        </pic:spPr>
                      </pic:pic>
                    </a:graphicData>
                  </a:graphic>
                </wp:inline>
              </w:drawing>
            </w:r>
          </w:p>
          <w:p w:rsidR="007A1142" w:rsidRDefault="007A1142" w:rsidP="007A1142">
            <w:pPr>
              <w:pStyle w:val="ListParagraph"/>
              <w:numPr>
                <w:ilvl w:val="0"/>
                <w:numId w:val="17"/>
              </w:numPr>
              <w:spacing w:after="0" w:line="360" w:lineRule="auto"/>
              <w:rPr>
                <w:rFonts w:ascii="Times New Roman" w:eastAsia="Times New Roman" w:hAnsi="Times New Roman" w:cs="Times New Roman"/>
                <w:sz w:val="28"/>
                <w:szCs w:val="28"/>
              </w:rPr>
            </w:pPr>
            <w:r w:rsidRPr="007A1142">
              <w:rPr>
                <w:rFonts w:ascii="Times New Roman" w:eastAsia="Times New Roman" w:hAnsi="Times New Roman" w:cs="Times New Roman"/>
                <w:sz w:val="28"/>
                <w:szCs w:val="28"/>
              </w:rPr>
              <w:t xml:space="preserve">5. Scatter: đây là dạng “matching game” cho phép người sử dụng “drag and drop” từ và nghĩa tương ứng. </w:t>
            </w:r>
          </w:p>
          <w:p w:rsidR="00446193" w:rsidRDefault="00446193" w:rsidP="00446193">
            <w:pPr>
              <w:pStyle w:val="ListParagraph"/>
              <w:numPr>
                <w:ilvl w:val="0"/>
                <w:numId w:val="17"/>
              </w:numPr>
              <w:spacing w:after="0" w:line="360" w:lineRule="auto"/>
              <w:rPr>
                <w:rFonts w:ascii="Times New Roman" w:eastAsia="Times New Roman" w:hAnsi="Times New Roman" w:cs="Times New Roman"/>
                <w:sz w:val="28"/>
                <w:szCs w:val="28"/>
              </w:rPr>
            </w:pPr>
            <w:r w:rsidRPr="00446193">
              <w:rPr>
                <w:rFonts w:ascii="Times New Roman" w:eastAsia="Times New Roman" w:hAnsi="Times New Roman" w:cs="Times New Roman"/>
                <w:noProof/>
                <w:sz w:val="28"/>
                <w:szCs w:val="28"/>
              </w:rPr>
              <w:drawing>
                <wp:inline distT="0" distB="0" distL="0" distR="0">
                  <wp:extent cx="4677803" cy="2581275"/>
                  <wp:effectExtent l="0" t="0" r="8890" b="0"/>
                  <wp:docPr id="6" name="Picture 6" descr="C:\Users\celhp\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lhp\Desktop\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7877" cy="2586834"/>
                          </a:xfrm>
                          <a:prstGeom prst="rect">
                            <a:avLst/>
                          </a:prstGeom>
                          <a:noFill/>
                          <a:ln>
                            <a:noFill/>
                          </a:ln>
                        </pic:spPr>
                      </pic:pic>
                    </a:graphicData>
                  </a:graphic>
                </wp:inline>
              </w:drawing>
            </w:r>
          </w:p>
          <w:p w:rsidR="007A1142" w:rsidRDefault="007A1142" w:rsidP="007A1142">
            <w:pPr>
              <w:pStyle w:val="ListParagraph"/>
              <w:numPr>
                <w:ilvl w:val="0"/>
                <w:numId w:val="17"/>
              </w:numPr>
              <w:spacing w:after="0" w:line="360" w:lineRule="auto"/>
              <w:rPr>
                <w:rFonts w:ascii="Times New Roman" w:eastAsia="Times New Roman" w:hAnsi="Times New Roman" w:cs="Times New Roman"/>
                <w:sz w:val="28"/>
                <w:szCs w:val="28"/>
              </w:rPr>
            </w:pPr>
            <w:r w:rsidRPr="007A1142">
              <w:rPr>
                <w:rFonts w:ascii="Times New Roman" w:eastAsia="Times New Roman" w:hAnsi="Times New Roman" w:cs="Times New Roman"/>
                <w:sz w:val="28"/>
                <w:szCs w:val="28"/>
              </w:rPr>
              <w:t xml:space="preserve">6. Race: ở dạng cuối cùng này câu hỏi sẽ chạy lần lượt từ trái qua phải, </w:t>
            </w:r>
            <w:r>
              <w:rPr>
                <w:rFonts w:ascii="Times New Roman" w:eastAsia="Times New Roman" w:hAnsi="Times New Roman" w:cs="Times New Roman"/>
                <w:sz w:val="28"/>
                <w:szCs w:val="28"/>
              </w:rPr>
              <w:t>vì vậy</w:t>
            </w:r>
            <w:r w:rsidR="008253C9">
              <w:rPr>
                <w:rFonts w:ascii="Times New Roman" w:eastAsia="Times New Roman" w:hAnsi="Times New Roman" w:cs="Times New Roman"/>
                <w:sz w:val="28"/>
                <w:szCs w:val="28"/>
              </w:rPr>
              <w:t xml:space="preserve"> </w:t>
            </w:r>
            <w:r w:rsidRPr="007A1142">
              <w:rPr>
                <w:rFonts w:ascii="Times New Roman" w:eastAsia="Times New Roman" w:hAnsi="Times New Roman" w:cs="Times New Roman"/>
                <w:sz w:val="28"/>
                <w:szCs w:val="28"/>
              </w:rPr>
              <w:t xml:space="preserve"> cần phải nhanh tay gõ từ tương ứng vào ô trống. Tốc độ sẽ được tăng dần lên tương ứng với các mức level.</w:t>
            </w:r>
          </w:p>
          <w:p w:rsidR="005B6D40" w:rsidRPr="007A1142" w:rsidRDefault="005B6D40" w:rsidP="005B6D40">
            <w:pPr>
              <w:pStyle w:val="ListParagraph"/>
              <w:spacing w:after="0" w:line="360" w:lineRule="auto"/>
              <w:ind w:left="1800"/>
              <w:rPr>
                <w:rFonts w:ascii="Times New Roman" w:eastAsia="Times New Roman" w:hAnsi="Times New Roman" w:cs="Times New Roman"/>
                <w:sz w:val="28"/>
                <w:szCs w:val="28"/>
              </w:rPr>
            </w:pPr>
            <w:r w:rsidRPr="005B6D40">
              <w:rPr>
                <w:rFonts w:ascii="Times New Roman" w:eastAsia="Times New Roman" w:hAnsi="Times New Roman" w:cs="Times New Roman"/>
                <w:noProof/>
                <w:sz w:val="28"/>
                <w:szCs w:val="28"/>
              </w:rPr>
              <w:lastRenderedPageBreak/>
              <w:drawing>
                <wp:inline distT="0" distB="0" distL="0" distR="0">
                  <wp:extent cx="4724400" cy="2252236"/>
                  <wp:effectExtent l="0" t="0" r="0" b="0"/>
                  <wp:docPr id="7" name="Picture 7" descr="C:\Users\celhp\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lhp\Desktop\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43653" cy="2261414"/>
                          </a:xfrm>
                          <a:prstGeom prst="rect">
                            <a:avLst/>
                          </a:prstGeom>
                          <a:noFill/>
                          <a:ln>
                            <a:noFill/>
                          </a:ln>
                        </pic:spPr>
                      </pic:pic>
                    </a:graphicData>
                  </a:graphic>
                </wp:inline>
              </w:drawing>
            </w:r>
          </w:p>
          <w:p w:rsidR="00F011CE" w:rsidRPr="00F011CE" w:rsidRDefault="00F011CE" w:rsidP="00F011CE">
            <w:pPr>
              <w:spacing w:after="0" w:line="360" w:lineRule="auto"/>
              <w:rPr>
                <w:rFonts w:ascii="Times New Roman" w:eastAsia="Times New Roman" w:hAnsi="Times New Roman" w:cs="Times New Roman"/>
                <w:sz w:val="28"/>
                <w:szCs w:val="28"/>
              </w:rPr>
            </w:pPr>
          </w:p>
          <w:p w:rsidR="00330A8D" w:rsidRP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ỨNG DỤNG GOOGLE DRIVE</w:t>
            </w:r>
          </w:p>
          <w:p w:rsidR="00330A8D" w:rsidRP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Để sử dụng công cụ này các bạn làm theo các bước sau:</w:t>
            </w:r>
          </w:p>
          <w:p w:rsidR="00330A8D" w:rsidRP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Bước 1: Đăng nhập vào tài khoản google bằng email, và lựa chọn google drive như hình ảnh minh họa. Chọn vào hình ảnh có chữ Drive nhé.</w:t>
            </w:r>
          </w:p>
          <w:p w:rsidR="00330A8D" w:rsidRPr="00330A8D" w:rsidRDefault="00330A8D" w:rsidP="00330A8D">
            <w:pPr>
              <w:spacing w:after="0" w:line="360" w:lineRule="auto"/>
              <w:rPr>
                <w:rFonts w:ascii="Times New Roman" w:eastAsia="Times New Roman" w:hAnsi="Times New Roman" w:cs="Times New Roman"/>
                <w:sz w:val="28"/>
                <w:szCs w:val="28"/>
              </w:rPr>
            </w:pPr>
          </w:p>
          <w:p w:rsidR="00330A8D" w:rsidRP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Bước 2: Khi đã vào trang chủ google drive các bạn có thể nhìn thấy các tính năng của nó ở tab bên trái của trình duyệt như sau</w:t>
            </w:r>
          </w:p>
          <w:p w:rsidR="00330A8D" w:rsidRP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Google driver sẽ có các tiện ích: Drive của tôi, drive chia sẻ với tôi, google photos, gần đây, được gắn dấu sao, thùng rác.</w:t>
            </w:r>
          </w:p>
          <w:p w:rsidR="00330A8D" w:rsidRP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Ở nút Tạo mới các bạn click vào sẽ hiển thị ra những tiện ích để tạo mới như: Thư mục, tải lên, google tài liệu, google trang tính, google tranh trình bày, ứng dụng khác….  như trên hình ảnh.</w:t>
            </w:r>
          </w:p>
          <w:p w:rsidR="00330A8D" w:rsidRPr="00330A8D" w:rsidRDefault="00F15805" w:rsidP="00330A8D">
            <w:pPr>
              <w:spacing w:after="0" w:line="360" w:lineRule="auto"/>
              <w:rPr>
                <w:rFonts w:ascii="Times New Roman" w:eastAsia="Times New Roman" w:hAnsi="Times New Roman" w:cs="Times New Roman"/>
                <w:sz w:val="28"/>
                <w:szCs w:val="28"/>
              </w:rPr>
            </w:pPr>
            <w:r w:rsidRPr="00F15805">
              <w:rPr>
                <w:rFonts w:ascii="Times New Roman" w:eastAsia="Times New Roman" w:hAnsi="Times New Roman" w:cs="Times New Roman"/>
                <w:noProof/>
                <w:sz w:val="28"/>
                <w:szCs w:val="28"/>
              </w:rPr>
              <w:lastRenderedPageBreak/>
              <w:drawing>
                <wp:inline distT="0" distB="0" distL="0" distR="0">
                  <wp:extent cx="5951656" cy="2608945"/>
                  <wp:effectExtent l="0" t="0" r="0" b="1270"/>
                  <wp:docPr id="13" name="Picture 13" descr="C:\Users\celhp\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lhp\Desktop\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8729" cy="2612045"/>
                          </a:xfrm>
                          <a:prstGeom prst="rect">
                            <a:avLst/>
                          </a:prstGeom>
                          <a:noFill/>
                          <a:ln>
                            <a:noFill/>
                          </a:ln>
                        </pic:spPr>
                      </pic:pic>
                    </a:graphicData>
                  </a:graphic>
                </wp:inline>
              </w:drawing>
            </w:r>
          </w:p>
          <w:p w:rsidR="00330A8D" w:rsidRP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Bước 3: Tùy mục đích sử dụng của bạn là gì thì chọn tiện ích đó trong google driver.</w:t>
            </w:r>
          </w:p>
          <w:p w:rsidR="00330A8D" w:rsidRP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Nếu bạn tạo 1 google tài liệu, google trang tính… thì vào Tạo Mới &gt;&gt;&gt; sau đó lựa chọn các chức năng này.</w:t>
            </w:r>
          </w:p>
          <w:p w:rsidR="00330A8D" w:rsidRP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Google tài liệu là công cụ cho phép bạn soạn thảo văn bản, giống chức năng như Microsoft office Word trên máy tính của bạn. Còn Google tr</w:t>
            </w:r>
            <w:r w:rsidR="00A1486E">
              <w:rPr>
                <w:rFonts w:ascii="Times New Roman" w:eastAsia="Times New Roman" w:hAnsi="Times New Roman" w:cs="Times New Roman"/>
                <w:sz w:val="28"/>
                <w:szCs w:val="28"/>
              </w:rPr>
              <w:t>anh tính thì giống với Excel</w:t>
            </w:r>
            <w:r w:rsidRPr="00330A8D">
              <w:rPr>
                <w:rFonts w:ascii="Times New Roman" w:eastAsia="Times New Roman" w:hAnsi="Times New Roman" w:cs="Times New Roman"/>
                <w:sz w:val="28"/>
                <w:szCs w:val="28"/>
              </w:rPr>
              <w:t>. Đây là 2 tiện ích được người dùng sử dụng khá phổ biến hiện nay, nó đang dần thay thế cho microsoft office word, microsoft office excel</w:t>
            </w:r>
          </w:p>
          <w:p w:rsidR="00330A8D" w:rsidRPr="00330A8D" w:rsidRDefault="00330A8D" w:rsidP="00330A8D">
            <w:pPr>
              <w:spacing w:after="0" w:line="360" w:lineRule="auto"/>
              <w:rPr>
                <w:rFonts w:ascii="Times New Roman" w:eastAsia="Times New Roman" w:hAnsi="Times New Roman" w:cs="Times New Roman"/>
                <w:sz w:val="28"/>
                <w:szCs w:val="28"/>
              </w:rPr>
            </w:pPr>
          </w:p>
          <w:p w:rsidR="00330A8D" w:rsidRP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 xml:space="preserve">Điều </w:t>
            </w:r>
            <w:r w:rsidR="00A1486E">
              <w:rPr>
                <w:rFonts w:ascii="Times New Roman" w:eastAsia="Times New Roman" w:hAnsi="Times New Roman" w:cs="Times New Roman"/>
                <w:sz w:val="28"/>
                <w:szCs w:val="28"/>
              </w:rPr>
              <w:t>đặc biệt là mỗi thao tác</w:t>
            </w:r>
            <w:r w:rsidRPr="00330A8D">
              <w:rPr>
                <w:rFonts w:ascii="Times New Roman" w:eastAsia="Times New Roman" w:hAnsi="Times New Roman" w:cs="Times New Roman"/>
                <w:sz w:val="28"/>
                <w:szCs w:val="28"/>
              </w:rPr>
              <w:t xml:space="preserve"> trên các tiện tích này </w:t>
            </w:r>
            <w:r w:rsidR="00A1486E">
              <w:rPr>
                <w:rFonts w:ascii="Times New Roman" w:eastAsia="Times New Roman" w:hAnsi="Times New Roman" w:cs="Times New Roman"/>
                <w:sz w:val="28"/>
                <w:szCs w:val="28"/>
              </w:rPr>
              <w:t xml:space="preserve">sẽ tự động được lưu và do đó </w:t>
            </w:r>
            <w:r w:rsidRPr="00330A8D">
              <w:rPr>
                <w:rFonts w:ascii="Times New Roman" w:eastAsia="Times New Roman" w:hAnsi="Times New Roman" w:cs="Times New Roman"/>
                <w:sz w:val="28"/>
                <w:szCs w:val="28"/>
              </w:rPr>
              <w:t xml:space="preserve"> sẽ không lo khi máy tính của mình tự nhiên bị mất điện, hay quên không lưu như trên word máy tính nhé.</w:t>
            </w:r>
          </w:p>
          <w:p w:rsidR="00330A8D" w:rsidRP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Trong google driver bạn có quyền chia sẻ bất cứ tài liệu nào đối với người dùng khác thông qua email. Tôi ví dụ bạn có thể chia sẻ google tài liệu của mình cho người khác bằng cách click vào nút chia sẻ màu xanh trên góc phải màn hình và nhập email của người mà bạn muốn chia sẻ.</w:t>
            </w:r>
          </w:p>
          <w:p w:rsidR="00330A8D" w:rsidRP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 xml:space="preserve">Một điều rất tuyệt vời là google drive cho phép người dùng tải lên 15GB dữ liệu </w:t>
            </w:r>
            <w:r w:rsidRPr="00330A8D">
              <w:rPr>
                <w:rFonts w:ascii="Times New Roman" w:eastAsia="Times New Roman" w:hAnsi="Times New Roman" w:cs="Times New Roman"/>
                <w:sz w:val="28"/>
                <w:szCs w:val="28"/>
              </w:rPr>
              <w:lastRenderedPageBreak/>
              <w:t xml:space="preserve">hoàn toàn miễn phí. Nếu vượt qua giới hạn này, bạn cũng có thể mua </w:t>
            </w:r>
            <w:r w:rsidR="007A0E69">
              <w:rPr>
                <w:rFonts w:ascii="Times New Roman" w:eastAsia="Times New Roman" w:hAnsi="Times New Roman" w:cs="Times New Roman"/>
                <w:sz w:val="28"/>
                <w:szCs w:val="28"/>
              </w:rPr>
              <w:t>thêm dung lượng nhưng cũng rất r</w:t>
            </w:r>
            <w:r w:rsidRPr="00330A8D">
              <w:rPr>
                <w:rFonts w:ascii="Times New Roman" w:eastAsia="Times New Roman" w:hAnsi="Times New Roman" w:cs="Times New Roman"/>
                <w:sz w:val="28"/>
                <w:szCs w:val="28"/>
              </w:rPr>
              <w:t>ẻ.</w:t>
            </w:r>
          </w:p>
          <w:p w:rsidR="00330A8D" w:rsidRPr="00330A8D" w:rsidRDefault="00330A8D" w:rsidP="00330A8D">
            <w:pPr>
              <w:spacing w:after="0" w:line="360" w:lineRule="auto"/>
              <w:rPr>
                <w:rFonts w:ascii="Times New Roman" w:eastAsia="Times New Roman" w:hAnsi="Times New Roman" w:cs="Times New Roman"/>
                <w:sz w:val="24"/>
                <w:szCs w:val="24"/>
              </w:rPr>
            </w:pPr>
            <w:r w:rsidRPr="00330A8D">
              <w:rPr>
                <w:rFonts w:ascii="Times New Roman" w:eastAsia="Times New Roman" w:hAnsi="Times New Roman" w:cs="Times New Roman"/>
                <w:sz w:val="28"/>
                <w:szCs w:val="28"/>
              </w:rPr>
              <w:t>Ngoài ra bạn có thể tải về ứng dụng google drive cho máy tính, sau khi tải về cài đặt ứng dụng này, bạn có thể đồng bộ mọi tài liệu của mình lên google driver mà không cần vào trình duyệt.</w:t>
            </w:r>
          </w:p>
          <w:p w:rsidR="00330A8D" w:rsidRPr="00330A8D" w:rsidRDefault="00330A8D" w:rsidP="00330A8D">
            <w:pPr>
              <w:spacing w:after="0" w:line="360" w:lineRule="auto"/>
              <w:rPr>
                <w:rFonts w:ascii="Times New Roman" w:eastAsia="Times New Roman" w:hAnsi="Times New Roman" w:cs="Times New Roman"/>
                <w:sz w:val="28"/>
                <w:szCs w:val="28"/>
              </w:rPr>
            </w:pPr>
          </w:p>
          <w:p w:rsid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Lưu trữ (minh họa)</w:t>
            </w:r>
          </w:p>
          <w:p w:rsidR="00C9279F" w:rsidRPr="00330A8D" w:rsidRDefault="00C9279F" w:rsidP="00330A8D">
            <w:pPr>
              <w:spacing w:after="0" w:line="360" w:lineRule="auto"/>
              <w:rPr>
                <w:rFonts w:ascii="Times New Roman" w:eastAsia="Times New Roman" w:hAnsi="Times New Roman" w:cs="Times New Roman"/>
                <w:sz w:val="28"/>
                <w:szCs w:val="28"/>
              </w:rPr>
            </w:pPr>
            <w:r w:rsidRPr="00C9279F">
              <w:rPr>
                <w:rFonts w:ascii="Times New Roman" w:eastAsia="Times New Roman" w:hAnsi="Times New Roman" w:cs="Times New Roman"/>
                <w:noProof/>
                <w:sz w:val="28"/>
                <w:szCs w:val="28"/>
              </w:rPr>
              <w:drawing>
                <wp:inline distT="0" distB="0" distL="0" distR="0">
                  <wp:extent cx="6023555" cy="2877185"/>
                  <wp:effectExtent l="0" t="0" r="0" b="0"/>
                  <wp:docPr id="9" name="Picture 9" descr="C:\Users\celhp\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lhp\Desktop\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8006" cy="2879311"/>
                          </a:xfrm>
                          <a:prstGeom prst="rect">
                            <a:avLst/>
                          </a:prstGeom>
                          <a:noFill/>
                          <a:ln>
                            <a:noFill/>
                          </a:ln>
                        </pic:spPr>
                      </pic:pic>
                    </a:graphicData>
                  </a:graphic>
                </wp:inline>
              </w:drawing>
            </w:r>
          </w:p>
          <w:p w:rsid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Soạn thảo văn bản (minh họa)</w:t>
            </w:r>
          </w:p>
          <w:p w:rsidR="00BF3F4C" w:rsidRPr="00330A8D" w:rsidRDefault="008F23ED" w:rsidP="00330A8D">
            <w:pPr>
              <w:spacing w:after="0" w:line="360" w:lineRule="auto"/>
              <w:rPr>
                <w:rFonts w:ascii="Times New Roman" w:eastAsia="Times New Roman" w:hAnsi="Times New Roman" w:cs="Times New Roman"/>
                <w:sz w:val="28"/>
                <w:szCs w:val="28"/>
              </w:rPr>
            </w:pPr>
            <w:r w:rsidRPr="008F23ED">
              <w:rPr>
                <w:rFonts w:ascii="Times New Roman" w:eastAsia="Times New Roman" w:hAnsi="Times New Roman" w:cs="Times New Roman"/>
                <w:noProof/>
                <w:sz w:val="28"/>
                <w:szCs w:val="28"/>
              </w:rPr>
              <w:lastRenderedPageBreak/>
              <w:drawing>
                <wp:inline distT="0" distB="0" distL="0" distR="0">
                  <wp:extent cx="6238416" cy="2991334"/>
                  <wp:effectExtent l="0" t="0" r="0" b="0"/>
                  <wp:docPr id="11" name="Picture 11" descr="C:\Users\celhp\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lhp\Desktop\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3193" cy="2993624"/>
                          </a:xfrm>
                          <a:prstGeom prst="rect">
                            <a:avLst/>
                          </a:prstGeom>
                          <a:noFill/>
                          <a:ln>
                            <a:noFill/>
                          </a:ln>
                        </pic:spPr>
                      </pic:pic>
                    </a:graphicData>
                  </a:graphic>
                </wp:inline>
              </w:drawing>
            </w:r>
          </w:p>
          <w:p w:rsidR="008F23ED" w:rsidRDefault="008F23ED" w:rsidP="00330A8D">
            <w:pPr>
              <w:spacing w:after="0" w:line="360" w:lineRule="auto"/>
              <w:rPr>
                <w:rFonts w:ascii="Times New Roman" w:eastAsia="Times New Roman" w:hAnsi="Times New Roman" w:cs="Times New Roman"/>
                <w:sz w:val="28"/>
                <w:szCs w:val="28"/>
              </w:rPr>
            </w:pPr>
          </w:p>
          <w:p w:rsidR="00330A8D" w:rsidRPr="00330A8D" w:rsidRDefault="00330A8D" w:rsidP="00330A8D">
            <w:pPr>
              <w:spacing w:after="0" w:line="360" w:lineRule="auto"/>
              <w:rPr>
                <w:rFonts w:ascii="Times New Roman" w:eastAsia="Times New Roman" w:hAnsi="Times New Roman" w:cs="Times New Roman"/>
                <w:sz w:val="28"/>
                <w:szCs w:val="28"/>
              </w:rPr>
            </w:pPr>
            <w:r w:rsidRPr="00330A8D">
              <w:rPr>
                <w:rFonts w:ascii="Times New Roman" w:eastAsia="Times New Roman" w:hAnsi="Times New Roman" w:cs="Times New Roman"/>
                <w:sz w:val="28"/>
                <w:szCs w:val="28"/>
              </w:rPr>
              <w:t xml:space="preserve">Soạn thảo </w:t>
            </w:r>
            <w:r w:rsidR="00C9279F">
              <w:rPr>
                <w:rFonts w:ascii="Times New Roman" w:eastAsia="Times New Roman" w:hAnsi="Times New Roman" w:cs="Times New Roman"/>
                <w:sz w:val="28"/>
                <w:szCs w:val="28"/>
              </w:rPr>
              <w:t xml:space="preserve">excel </w:t>
            </w:r>
            <w:r w:rsidRPr="00330A8D">
              <w:rPr>
                <w:rFonts w:ascii="Times New Roman" w:eastAsia="Times New Roman" w:hAnsi="Times New Roman" w:cs="Times New Roman"/>
                <w:sz w:val="28"/>
                <w:szCs w:val="28"/>
              </w:rPr>
              <w:t xml:space="preserve"> (minh họa)</w:t>
            </w:r>
          </w:p>
          <w:p w:rsidR="00F011CE" w:rsidRPr="00F011CE" w:rsidRDefault="008F23ED" w:rsidP="00F011CE">
            <w:pPr>
              <w:spacing w:after="0" w:line="360" w:lineRule="auto"/>
              <w:rPr>
                <w:rFonts w:ascii="Times New Roman" w:eastAsia="Times New Roman" w:hAnsi="Times New Roman" w:cs="Times New Roman"/>
                <w:sz w:val="28"/>
                <w:szCs w:val="28"/>
              </w:rPr>
            </w:pPr>
            <w:r w:rsidRPr="008F23ED">
              <w:rPr>
                <w:rFonts w:ascii="Times New Roman" w:eastAsia="Times New Roman" w:hAnsi="Times New Roman" w:cs="Times New Roman"/>
                <w:noProof/>
                <w:sz w:val="28"/>
                <w:szCs w:val="28"/>
              </w:rPr>
              <w:drawing>
                <wp:inline distT="0" distB="0" distL="0" distR="0">
                  <wp:extent cx="5928027" cy="2590800"/>
                  <wp:effectExtent l="0" t="0" r="0" b="0"/>
                  <wp:docPr id="12" name="Picture 12" descr="C:\Users\celhp\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lhp\Desktop\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6380" cy="2607562"/>
                          </a:xfrm>
                          <a:prstGeom prst="rect">
                            <a:avLst/>
                          </a:prstGeom>
                          <a:noFill/>
                          <a:ln>
                            <a:noFill/>
                          </a:ln>
                        </pic:spPr>
                      </pic:pic>
                    </a:graphicData>
                  </a:graphic>
                </wp:inline>
              </w:drawing>
            </w:r>
          </w:p>
          <w:p w:rsidR="00F011CE" w:rsidRPr="00F011CE" w:rsidRDefault="00F011CE" w:rsidP="00F011CE">
            <w:pPr>
              <w:spacing w:after="0" w:line="360" w:lineRule="auto"/>
              <w:rPr>
                <w:rFonts w:ascii="Times New Roman" w:eastAsia="Times New Roman" w:hAnsi="Times New Roman" w:cs="Times New Roman"/>
                <w:sz w:val="28"/>
                <w:szCs w:val="28"/>
              </w:rPr>
            </w:pPr>
          </w:p>
          <w:p w:rsidR="00F011CE" w:rsidRPr="00F011CE" w:rsidRDefault="00F011CE" w:rsidP="00F011CE">
            <w:pPr>
              <w:spacing w:after="0" w:line="360" w:lineRule="auto"/>
              <w:rPr>
                <w:rFonts w:ascii="Times New Roman" w:eastAsia="Times New Roman" w:hAnsi="Times New Roman" w:cs="Times New Roman"/>
                <w:sz w:val="28"/>
                <w:szCs w:val="28"/>
              </w:rPr>
            </w:pPr>
          </w:p>
          <w:p w:rsidR="00F011CE" w:rsidRPr="00F011CE" w:rsidRDefault="00F011CE" w:rsidP="00F011CE">
            <w:pPr>
              <w:spacing w:after="0" w:line="360" w:lineRule="auto"/>
              <w:rPr>
                <w:rFonts w:ascii="Times New Roman" w:eastAsia="Times New Roman" w:hAnsi="Times New Roman" w:cs="Times New Roman"/>
                <w:sz w:val="28"/>
                <w:szCs w:val="28"/>
              </w:rPr>
            </w:pPr>
          </w:p>
          <w:p w:rsidR="00F011CE" w:rsidRPr="00F011CE" w:rsidRDefault="00F011CE" w:rsidP="00F011CE">
            <w:pPr>
              <w:spacing w:after="0" w:line="360" w:lineRule="auto"/>
              <w:rPr>
                <w:rFonts w:ascii="Times New Roman" w:eastAsia="Times New Roman" w:hAnsi="Times New Roman" w:cs="Times New Roman"/>
                <w:sz w:val="28"/>
                <w:szCs w:val="28"/>
              </w:rPr>
            </w:pPr>
          </w:p>
          <w:p w:rsidR="00F011CE" w:rsidRPr="00F011CE" w:rsidRDefault="00F011CE" w:rsidP="00F011CE">
            <w:pPr>
              <w:spacing w:after="0" w:line="360" w:lineRule="auto"/>
              <w:rPr>
                <w:rFonts w:ascii="Times New Roman" w:eastAsia="Times New Roman" w:hAnsi="Times New Roman" w:cs="Times New Roman"/>
                <w:sz w:val="28"/>
                <w:szCs w:val="28"/>
              </w:rPr>
            </w:pPr>
          </w:p>
          <w:p w:rsidR="00F011CE" w:rsidRPr="00F011CE" w:rsidRDefault="00F011CE" w:rsidP="00F011CE">
            <w:pPr>
              <w:spacing w:after="0" w:line="360" w:lineRule="auto"/>
              <w:rPr>
                <w:rFonts w:ascii="Times New Roman" w:eastAsia="Times New Roman" w:hAnsi="Times New Roman" w:cs="Times New Roman"/>
                <w:sz w:val="28"/>
                <w:szCs w:val="28"/>
              </w:rPr>
            </w:pPr>
          </w:p>
          <w:p w:rsidR="00F011CE" w:rsidRPr="00F011CE" w:rsidRDefault="00F011CE" w:rsidP="00F011CE">
            <w:pPr>
              <w:spacing w:after="0" w:line="360" w:lineRule="auto"/>
              <w:rPr>
                <w:rFonts w:ascii="Times New Roman" w:eastAsia="Times New Roman" w:hAnsi="Times New Roman" w:cs="Times New Roman"/>
                <w:sz w:val="28"/>
                <w:szCs w:val="28"/>
              </w:rPr>
            </w:pPr>
          </w:p>
        </w:tc>
      </w:tr>
    </w:tbl>
    <w:p w:rsidR="00F011CE" w:rsidRPr="00F011CE" w:rsidRDefault="00F011CE" w:rsidP="00F011CE">
      <w:pPr>
        <w:spacing w:after="0" w:line="360" w:lineRule="auto"/>
        <w:rPr>
          <w:rFonts w:ascii="Times New Roman" w:eastAsia="Times New Roman" w:hAnsi="Times New Roman" w:cs="Times New Roman"/>
          <w:sz w:val="28"/>
          <w:szCs w:val="28"/>
        </w:rPr>
      </w:pPr>
    </w:p>
    <w:p w:rsidR="00606517" w:rsidRPr="008253C9" w:rsidRDefault="008253C9" w:rsidP="00B066F4">
      <w:pPr>
        <w:rPr>
          <w:rFonts w:ascii="Times New Roman" w:eastAsia="Times New Roman" w:hAnsi="Times New Roman" w:cs="Times New Roman"/>
          <w:b/>
          <w:sz w:val="28"/>
          <w:szCs w:val="28"/>
        </w:rPr>
      </w:pPr>
      <w:r w:rsidRPr="008253C9">
        <w:rPr>
          <w:rFonts w:ascii="Times New Roman" w:eastAsia="Times New Roman" w:hAnsi="Times New Roman" w:cs="Times New Roman"/>
          <w:b/>
          <w:sz w:val="28"/>
          <w:szCs w:val="28"/>
        </w:rPr>
        <w:t>Phần mềm Story Teller</w:t>
      </w:r>
    </w:p>
    <w:p w:rsidR="008253C9" w:rsidRPr="008253C9" w:rsidRDefault="008253C9" w:rsidP="00B066F4">
      <w:pPr>
        <w:rPr>
          <w:b/>
          <w:color w:val="FF0000"/>
          <w:sz w:val="28"/>
          <w:szCs w:val="28"/>
        </w:rPr>
      </w:pPr>
    </w:p>
    <w:p w:rsidR="00326473" w:rsidRPr="00471AEF" w:rsidRDefault="00326473" w:rsidP="00B066F4">
      <w:pPr>
        <w:rPr>
          <w:color w:val="FF0000"/>
          <w:sz w:val="28"/>
          <w:szCs w:val="28"/>
        </w:rPr>
      </w:pPr>
    </w:p>
    <w:p w:rsidR="00606517" w:rsidRPr="00471AEF" w:rsidRDefault="00606517" w:rsidP="00A70881">
      <w:pPr>
        <w:pStyle w:val="ListParagraph"/>
        <w:rPr>
          <w:color w:val="FF0000"/>
          <w:sz w:val="28"/>
          <w:szCs w:val="28"/>
        </w:rPr>
      </w:pPr>
    </w:p>
    <w:p w:rsidR="00606517" w:rsidRPr="00471AEF" w:rsidRDefault="00606517" w:rsidP="00A70881">
      <w:pPr>
        <w:pStyle w:val="ListParagraph"/>
        <w:rPr>
          <w:color w:val="FF0000"/>
          <w:sz w:val="28"/>
          <w:szCs w:val="28"/>
        </w:rPr>
      </w:pPr>
    </w:p>
    <w:p w:rsidR="00606517" w:rsidRPr="00471AEF" w:rsidRDefault="00606517" w:rsidP="00A70881">
      <w:pPr>
        <w:pStyle w:val="ListParagraph"/>
        <w:rPr>
          <w:color w:val="FF0000"/>
          <w:sz w:val="28"/>
          <w:szCs w:val="28"/>
        </w:rPr>
      </w:pPr>
    </w:p>
    <w:p w:rsidR="00606517" w:rsidRPr="00471AEF" w:rsidRDefault="00606517" w:rsidP="00A70881">
      <w:pPr>
        <w:pStyle w:val="ListParagraph"/>
        <w:rPr>
          <w:color w:val="FF0000"/>
          <w:sz w:val="28"/>
          <w:szCs w:val="28"/>
        </w:rPr>
      </w:pPr>
    </w:p>
    <w:p w:rsidR="00606517" w:rsidRPr="00471AEF" w:rsidRDefault="00606517" w:rsidP="00A70881">
      <w:pPr>
        <w:pStyle w:val="ListParagraph"/>
        <w:rPr>
          <w:color w:val="FF0000"/>
          <w:sz w:val="28"/>
          <w:szCs w:val="28"/>
        </w:rPr>
      </w:pPr>
    </w:p>
    <w:p w:rsidR="00606517" w:rsidRPr="00471AEF" w:rsidRDefault="00606517" w:rsidP="00A70881">
      <w:pPr>
        <w:pStyle w:val="ListParagraph"/>
        <w:rPr>
          <w:color w:val="FF0000"/>
          <w:sz w:val="28"/>
          <w:szCs w:val="28"/>
        </w:rPr>
      </w:pPr>
    </w:p>
    <w:p w:rsidR="00606517" w:rsidRPr="00471AEF" w:rsidRDefault="00606517" w:rsidP="00A70881">
      <w:pPr>
        <w:pStyle w:val="ListParagraph"/>
        <w:rPr>
          <w:color w:val="FF0000"/>
          <w:sz w:val="28"/>
          <w:szCs w:val="28"/>
        </w:rPr>
      </w:pPr>
    </w:p>
    <w:p w:rsidR="00606517" w:rsidRPr="00471AEF" w:rsidRDefault="00606517" w:rsidP="00A70881">
      <w:pPr>
        <w:pStyle w:val="ListParagraph"/>
        <w:rPr>
          <w:color w:val="FF0000"/>
          <w:sz w:val="28"/>
          <w:szCs w:val="28"/>
        </w:rPr>
      </w:pPr>
    </w:p>
    <w:p w:rsidR="00606517" w:rsidRPr="00471AEF" w:rsidRDefault="00606517" w:rsidP="00A70881">
      <w:pPr>
        <w:pStyle w:val="ListParagraph"/>
        <w:rPr>
          <w:color w:val="FF0000"/>
          <w:sz w:val="28"/>
          <w:szCs w:val="28"/>
        </w:rPr>
      </w:pPr>
    </w:p>
    <w:p w:rsidR="00606517" w:rsidRPr="00471AEF" w:rsidRDefault="00606517" w:rsidP="00A70881">
      <w:pPr>
        <w:pStyle w:val="ListParagraph"/>
        <w:rPr>
          <w:color w:val="FF0000"/>
          <w:sz w:val="28"/>
          <w:szCs w:val="28"/>
        </w:rPr>
      </w:pPr>
    </w:p>
    <w:p w:rsidR="00606517" w:rsidRPr="00471AEF" w:rsidRDefault="00606517" w:rsidP="00A70881">
      <w:pPr>
        <w:pStyle w:val="ListParagraph"/>
        <w:rPr>
          <w:color w:val="FF0000"/>
          <w:sz w:val="28"/>
          <w:szCs w:val="28"/>
        </w:rPr>
      </w:pPr>
    </w:p>
    <w:p w:rsidR="00606517" w:rsidRPr="00471AEF" w:rsidRDefault="00606517" w:rsidP="00A70881">
      <w:pPr>
        <w:pStyle w:val="ListParagraph"/>
        <w:rPr>
          <w:color w:val="FF0000"/>
          <w:sz w:val="28"/>
          <w:szCs w:val="28"/>
        </w:rPr>
      </w:pPr>
    </w:p>
    <w:p w:rsidR="00606517" w:rsidRPr="00471AEF" w:rsidRDefault="00606517" w:rsidP="00A70881">
      <w:pPr>
        <w:pStyle w:val="ListParagraph"/>
        <w:rPr>
          <w:color w:val="FF0000"/>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Default="00606517" w:rsidP="00A70881">
      <w:pPr>
        <w:pStyle w:val="ListParagraph"/>
        <w:rPr>
          <w:sz w:val="28"/>
          <w:szCs w:val="28"/>
        </w:rPr>
      </w:pPr>
    </w:p>
    <w:p w:rsidR="00606517" w:rsidRPr="00A70881" w:rsidRDefault="00606517" w:rsidP="00A70881">
      <w:pPr>
        <w:pStyle w:val="ListParagraph"/>
        <w:rPr>
          <w:sz w:val="28"/>
          <w:szCs w:val="28"/>
        </w:rPr>
      </w:pPr>
    </w:p>
    <w:sectPr w:rsidR="00606517" w:rsidRPr="00A708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2C70" w:rsidRDefault="00212C70" w:rsidP="005736FC">
      <w:pPr>
        <w:spacing w:after="0" w:line="240" w:lineRule="auto"/>
      </w:pPr>
      <w:r>
        <w:separator/>
      </w:r>
    </w:p>
  </w:endnote>
  <w:endnote w:type="continuationSeparator" w:id="0">
    <w:p w:rsidR="00212C70" w:rsidRDefault="00212C70" w:rsidP="00573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2C70" w:rsidRDefault="00212C70" w:rsidP="005736FC">
      <w:pPr>
        <w:spacing w:after="0" w:line="240" w:lineRule="auto"/>
      </w:pPr>
      <w:r>
        <w:separator/>
      </w:r>
    </w:p>
  </w:footnote>
  <w:footnote w:type="continuationSeparator" w:id="0">
    <w:p w:rsidR="00212C70" w:rsidRDefault="00212C70" w:rsidP="005736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C139A"/>
    <w:multiLevelType w:val="hybridMultilevel"/>
    <w:tmpl w:val="9B4890D4"/>
    <w:lvl w:ilvl="0" w:tplc="D56E885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1620D02"/>
    <w:multiLevelType w:val="hybridMultilevel"/>
    <w:tmpl w:val="90AA5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0D1FE6"/>
    <w:multiLevelType w:val="hybridMultilevel"/>
    <w:tmpl w:val="DEDAF11A"/>
    <w:lvl w:ilvl="0" w:tplc="3468C8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F8577C"/>
    <w:multiLevelType w:val="hybridMultilevel"/>
    <w:tmpl w:val="A4C250FE"/>
    <w:lvl w:ilvl="0" w:tplc="B0BE198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nsid w:val="22E73C70"/>
    <w:multiLevelType w:val="hybridMultilevel"/>
    <w:tmpl w:val="AFBA28A0"/>
    <w:lvl w:ilvl="0" w:tplc="55E21D34">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E801BD8"/>
    <w:multiLevelType w:val="hybridMultilevel"/>
    <w:tmpl w:val="B70A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FC0693"/>
    <w:multiLevelType w:val="hybridMultilevel"/>
    <w:tmpl w:val="AFC23574"/>
    <w:lvl w:ilvl="0" w:tplc="30C69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6A769DB"/>
    <w:multiLevelType w:val="hybridMultilevel"/>
    <w:tmpl w:val="556CA604"/>
    <w:lvl w:ilvl="0" w:tplc="E2126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200015"/>
    <w:multiLevelType w:val="hybridMultilevel"/>
    <w:tmpl w:val="90F6DA62"/>
    <w:lvl w:ilvl="0" w:tplc="F9B6459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ABA2B48"/>
    <w:multiLevelType w:val="hybridMultilevel"/>
    <w:tmpl w:val="59629B4E"/>
    <w:lvl w:ilvl="0" w:tplc="F1DC41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461E21B8"/>
    <w:multiLevelType w:val="hybridMultilevel"/>
    <w:tmpl w:val="2CB47A36"/>
    <w:lvl w:ilvl="0" w:tplc="7D78E88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6805943"/>
    <w:multiLevelType w:val="hybridMultilevel"/>
    <w:tmpl w:val="01A80B82"/>
    <w:lvl w:ilvl="0" w:tplc="576C2A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4E2761A2"/>
    <w:multiLevelType w:val="hybridMultilevel"/>
    <w:tmpl w:val="BE58D18C"/>
    <w:lvl w:ilvl="0" w:tplc="2F4E43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37B5C23"/>
    <w:multiLevelType w:val="hybridMultilevel"/>
    <w:tmpl w:val="76622776"/>
    <w:lvl w:ilvl="0" w:tplc="81F61B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7175A81"/>
    <w:multiLevelType w:val="hybridMultilevel"/>
    <w:tmpl w:val="6B6A2E88"/>
    <w:lvl w:ilvl="0" w:tplc="5CC0BA6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736787E"/>
    <w:multiLevelType w:val="hybridMultilevel"/>
    <w:tmpl w:val="EE36535A"/>
    <w:lvl w:ilvl="0" w:tplc="416414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89D487E"/>
    <w:multiLevelType w:val="hybridMultilevel"/>
    <w:tmpl w:val="B96E49B8"/>
    <w:lvl w:ilvl="0" w:tplc="A240E8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E6469CC"/>
    <w:multiLevelType w:val="hybridMultilevel"/>
    <w:tmpl w:val="91B666CA"/>
    <w:lvl w:ilvl="0" w:tplc="646AA0B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BF61D10"/>
    <w:multiLevelType w:val="hybridMultilevel"/>
    <w:tmpl w:val="506241E6"/>
    <w:lvl w:ilvl="0" w:tplc="6DDC0C1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8D78D4"/>
    <w:multiLevelType w:val="hybridMultilevel"/>
    <w:tmpl w:val="AF62B7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793FF4"/>
    <w:multiLevelType w:val="hybridMultilevel"/>
    <w:tmpl w:val="92BCDB9A"/>
    <w:lvl w:ilvl="0" w:tplc="86BEC79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1"/>
  </w:num>
  <w:num w:numId="3">
    <w:abstractNumId w:val="7"/>
  </w:num>
  <w:num w:numId="4">
    <w:abstractNumId w:val="17"/>
  </w:num>
  <w:num w:numId="5">
    <w:abstractNumId w:val="15"/>
  </w:num>
  <w:num w:numId="6">
    <w:abstractNumId w:val="9"/>
  </w:num>
  <w:num w:numId="7">
    <w:abstractNumId w:val="14"/>
  </w:num>
  <w:num w:numId="8">
    <w:abstractNumId w:val="11"/>
  </w:num>
  <w:num w:numId="9">
    <w:abstractNumId w:val="20"/>
  </w:num>
  <w:num w:numId="10">
    <w:abstractNumId w:val="16"/>
  </w:num>
  <w:num w:numId="11">
    <w:abstractNumId w:val="2"/>
  </w:num>
  <w:num w:numId="12">
    <w:abstractNumId w:val="6"/>
  </w:num>
  <w:num w:numId="13">
    <w:abstractNumId w:val="13"/>
  </w:num>
  <w:num w:numId="14">
    <w:abstractNumId w:val="10"/>
  </w:num>
  <w:num w:numId="15">
    <w:abstractNumId w:val="8"/>
  </w:num>
  <w:num w:numId="16">
    <w:abstractNumId w:val="0"/>
  </w:num>
  <w:num w:numId="17">
    <w:abstractNumId w:val="4"/>
  </w:num>
  <w:num w:numId="18">
    <w:abstractNumId w:val="12"/>
  </w:num>
  <w:num w:numId="19">
    <w:abstractNumId w:val="5"/>
  </w:num>
  <w:num w:numId="20">
    <w:abstractNumId w:val="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352"/>
    <w:rsid w:val="00000369"/>
    <w:rsid w:val="00025E79"/>
    <w:rsid w:val="00074F82"/>
    <w:rsid w:val="000770F0"/>
    <w:rsid w:val="000A4E94"/>
    <w:rsid w:val="000D7B82"/>
    <w:rsid w:val="00101490"/>
    <w:rsid w:val="00102DD1"/>
    <w:rsid w:val="00104EB3"/>
    <w:rsid w:val="00106B22"/>
    <w:rsid w:val="0013133E"/>
    <w:rsid w:val="001461D0"/>
    <w:rsid w:val="00166131"/>
    <w:rsid w:val="00170B2C"/>
    <w:rsid w:val="00175B6B"/>
    <w:rsid w:val="00194271"/>
    <w:rsid w:val="001D4118"/>
    <w:rsid w:val="001E67CB"/>
    <w:rsid w:val="00212C70"/>
    <w:rsid w:val="00241977"/>
    <w:rsid w:val="00242882"/>
    <w:rsid w:val="002A09FC"/>
    <w:rsid w:val="002D3307"/>
    <w:rsid w:val="002D5504"/>
    <w:rsid w:val="002E4793"/>
    <w:rsid w:val="0031256D"/>
    <w:rsid w:val="0031594D"/>
    <w:rsid w:val="00326473"/>
    <w:rsid w:val="00330A8D"/>
    <w:rsid w:val="00360256"/>
    <w:rsid w:val="00375B84"/>
    <w:rsid w:val="003A4089"/>
    <w:rsid w:val="003F1B72"/>
    <w:rsid w:val="0040784D"/>
    <w:rsid w:val="00446193"/>
    <w:rsid w:val="00471AEF"/>
    <w:rsid w:val="00483256"/>
    <w:rsid w:val="0048445C"/>
    <w:rsid w:val="0049518F"/>
    <w:rsid w:val="004A28EE"/>
    <w:rsid w:val="004A726A"/>
    <w:rsid w:val="004B2ACA"/>
    <w:rsid w:val="004B599B"/>
    <w:rsid w:val="004B669A"/>
    <w:rsid w:val="004B7CF3"/>
    <w:rsid w:val="00525C95"/>
    <w:rsid w:val="005736FC"/>
    <w:rsid w:val="005743C3"/>
    <w:rsid w:val="00592BF5"/>
    <w:rsid w:val="005B6D40"/>
    <w:rsid w:val="005C3976"/>
    <w:rsid w:val="005E3FC1"/>
    <w:rsid w:val="00600883"/>
    <w:rsid w:val="006030B3"/>
    <w:rsid w:val="00605265"/>
    <w:rsid w:val="00606517"/>
    <w:rsid w:val="00616388"/>
    <w:rsid w:val="00617D0A"/>
    <w:rsid w:val="00642199"/>
    <w:rsid w:val="00644363"/>
    <w:rsid w:val="0064489D"/>
    <w:rsid w:val="006717BE"/>
    <w:rsid w:val="00677EE1"/>
    <w:rsid w:val="006B1C84"/>
    <w:rsid w:val="0073066D"/>
    <w:rsid w:val="00746BBE"/>
    <w:rsid w:val="00773B15"/>
    <w:rsid w:val="007A0E69"/>
    <w:rsid w:val="007A1142"/>
    <w:rsid w:val="007A4009"/>
    <w:rsid w:val="007A5F07"/>
    <w:rsid w:val="007B3EA9"/>
    <w:rsid w:val="007E6142"/>
    <w:rsid w:val="008103DC"/>
    <w:rsid w:val="008253C9"/>
    <w:rsid w:val="00830F2E"/>
    <w:rsid w:val="008440C0"/>
    <w:rsid w:val="008637FA"/>
    <w:rsid w:val="0088504F"/>
    <w:rsid w:val="00887E40"/>
    <w:rsid w:val="008A61F8"/>
    <w:rsid w:val="008B7FEA"/>
    <w:rsid w:val="008E0B02"/>
    <w:rsid w:val="008E4D63"/>
    <w:rsid w:val="008F23ED"/>
    <w:rsid w:val="00917A5F"/>
    <w:rsid w:val="00917C4F"/>
    <w:rsid w:val="0092017C"/>
    <w:rsid w:val="00922CCB"/>
    <w:rsid w:val="00941E4E"/>
    <w:rsid w:val="00946116"/>
    <w:rsid w:val="009B4E29"/>
    <w:rsid w:val="009B7414"/>
    <w:rsid w:val="009D48CD"/>
    <w:rsid w:val="009E0F84"/>
    <w:rsid w:val="009F1CDC"/>
    <w:rsid w:val="009F6354"/>
    <w:rsid w:val="00A06E29"/>
    <w:rsid w:val="00A13FC0"/>
    <w:rsid w:val="00A1486E"/>
    <w:rsid w:val="00A57A65"/>
    <w:rsid w:val="00A63953"/>
    <w:rsid w:val="00A6445D"/>
    <w:rsid w:val="00A70881"/>
    <w:rsid w:val="00A72226"/>
    <w:rsid w:val="00AA69E5"/>
    <w:rsid w:val="00AD1091"/>
    <w:rsid w:val="00AE30B7"/>
    <w:rsid w:val="00AF757C"/>
    <w:rsid w:val="00B066F4"/>
    <w:rsid w:val="00B45465"/>
    <w:rsid w:val="00B45B4E"/>
    <w:rsid w:val="00B95B97"/>
    <w:rsid w:val="00BB4841"/>
    <w:rsid w:val="00BC5252"/>
    <w:rsid w:val="00BF3F4C"/>
    <w:rsid w:val="00C17B22"/>
    <w:rsid w:val="00C21F9F"/>
    <w:rsid w:val="00C47164"/>
    <w:rsid w:val="00C57A8C"/>
    <w:rsid w:val="00C9279F"/>
    <w:rsid w:val="00CD4E0E"/>
    <w:rsid w:val="00CF4DB0"/>
    <w:rsid w:val="00CF6815"/>
    <w:rsid w:val="00CF6C55"/>
    <w:rsid w:val="00D3107B"/>
    <w:rsid w:val="00DD010C"/>
    <w:rsid w:val="00DE36BC"/>
    <w:rsid w:val="00DE584F"/>
    <w:rsid w:val="00DF4352"/>
    <w:rsid w:val="00DF45CD"/>
    <w:rsid w:val="00E1070D"/>
    <w:rsid w:val="00E220DF"/>
    <w:rsid w:val="00E76991"/>
    <w:rsid w:val="00EB6A91"/>
    <w:rsid w:val="00EC78BF"/>
    <w:rsid w:val="00EC7B20"/>
    <w:rsid w:val="00ED7D70"/>
    <w:rsid w:val="00EE79FE"/>
    <w:rsid w:val="00EF1D7D"/>
    <w:rsid w:val="00F011CE"/>
    <w:rsid w:val="00F15805"/>
    <w:rsid w:val="00F257CF"/>
    <w:rsid w:val="00F36C48"/>
    <w:rsid w:val="00FB0177"/>
    <w:rsid w:val="00FB1859"/>
    <w:rsid w:val="00FB2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D3B9FF-FEDF-433A-8547-BBFCE137C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F84"/>
    <w:pPr>
      <w:ind w:left="720"/>
      <w:contextualSpacing/>
    </w:pPr>
  </w:style>
  <w:style w:type="character" w:customStyle="1" w:styleId="textexposedshow">
    <w:name w:val="text_exposed_show"/>
    <w:basedOn w:val="DefaultParagraphFont"/>
    <w:rsid w:val="005743C3"/>
  </w:style>
  <w:style w:type="paragraph" w:styleId="NoSpacing">
    <w:name w:val="No Spacing"/>
    <w:link w:val="NoSpacingChar"/>
    <w:uiPriority w:val="1"/>
    <w:qFormat/>
    <w:rsid w:val="0010149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01490"/>
    <w:rPr>
      <w:rFonts w:eastAsiaTheme="minorEastAsia"/>
      <w:lang w:eastAsia="ja-JP"/>
    </w:rPr>
  </w:style>
  <w:style w:type="paragraph" w:styleId="BalloonText">
    <w:name w:val="Balloon Text"/>
    <w:basedOn w:val="Normal"/>
    <w:link w:val="BalloonTextChar"/>
    <w:uiPriority w:val="99"/>
    <w:semiHidden/>
    <w:unhideWhenUsed/>
    <w:rsid w:val="001014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490"/>
    <w:rPr>
      <w:rFonts w:ascii="Tahoma" w:hAnsi="Tahoma" w:cs="Tahoma"/>
      <w:sz w:val="16"/>
      <w:szCs w:val="16"/>
    </w:rPr>
  </w:style>
  <w:style w:type="paragraph" w:styleId="Revision">
    <w:name w:val="Revision"/>
    <w:hidden/>
    <w:uiPriority w:val="99"/>
    <w:semiHidden/>
    <w:rsid w:val="0031256D"/>
    <w:pPr>
      <w:spacing w:after="0" w:line="240" w:lineRule="auto"/>
    </w:pPr>
  </w:style>
  <w:style w:type="table" w:styleId="TableGrid">
    <w:name w:val="Table Grid"/>
    <w:basedOn w:val="TableNormal"/>
    <w:uiPriority w:val="59"/>
    <w:rsid w:val="0040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mall">
    <w:name w:val="small"/>
    <w:basedOn w:val="DefaultParagraphFont"/>
    <w:rsid w:val="00EB6A91"/>
  </w:style>
  <w:style w:type="paragraph" w:styleId="Header">
    <w:name w:val="header"/>
    <w:basedOn w:val="Normal"/>
    <w:link w:val="HeaderChar"/>
    <w:uiPriority w:val="99"/>
    <w:unhideWhenUsed/>
    <w:rsid w:val="00573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6FC"/>
  </w:style>
  <w:style w:type="paragraph" w:styleId="Footer">
    <w:name w:val="footer"/>
    <w:basedOn w:val="Normal"/>
    <w:link w:val="FooterChar"/>
    <w:uiPriority w:val="99"/>
    <w:unhideWhenUsed/>
    <w:rsid w:val="005736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699437">
      <w:bodyDiv w:val="1"/>
      <w:marLeft w:val="0"/>
      <w:marRight w:val="0"/>
      <w:marTop w:val="0"/>
      <w:marBottom w:val="0"/>
      <w:divBdr>
        <w:top w:val="none" w:sz="0" w:space="0" w:color="auto"/>
        <w:left w:val="none" w:sz="0" w:space="0" w:color="auto"/>
        <w:bottom w:val="none" w:sz="0" w:space="0" w:color="auto"/>
        <w:right w:val="none" w:sz="0" w:space="0" w:color="auto"/>
      </w:divBdr>
    </w:div>
    <w:div w:id="1731802547">
      <w:bodyDiv w:val="1"/>
      <w:marLeft w:val="0"/>
      <w:marRight w:val="0"/>
      <w:marTop w:val="0"/>
      <w:marBottom w:val="0"/>
      <w:divBdr>
        <w:top w:val="none" w:sz="0" w:space="0" w:color="auto"/>
        <w:left w:val="none" w:sz="0" w:space="0" w:color="auto"/>
        <w:bottom w:val="none" w:sz="0" w:space="0" w:color="auto"/>
        <w:right w:val="none" w:sz="0" w:space="0" w:color="auto"/>
      </w:divBdr>
    </w:div>
    <w:div w:id="198227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045C0-D287-4D6C-B57F-759E3E0C7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25</Pages>
  <Words>2652</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andongnhi</dc:creator>
  <cp:lastModifiedBy>Kai Sullivan</cp:lastModifiedBy>
  <cp:revision>136</cp:revision>
  <dcterms:created xsi:type="dcterms:W3CDTF">2017-05-17T13:34:00Z</dcterms:created>
  <dcterms:modified xsi:type="dcterms:W3CDTF">2017-05-23T05:07:00Z</dcterms:modified>
</cp:coreProperties>
</file>